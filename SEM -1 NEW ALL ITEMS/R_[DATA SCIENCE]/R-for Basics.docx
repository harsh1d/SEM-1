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SET-1</w:t>
      </w:r>
    </w:p>
    <w:p w:rsidR="00000000" w:rsidDel="00000000" w:rsidP="00000000" w:rsidRDefault="00000000" w:rsidRPr="00000000" w14:paraId="0000000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 Basic data structures and constructs:</w:t>
      </w:r>
    </w:p>
    <w:p w:rsidR="00000000" w:rsidDel="00000000" w:rsidP="00000000" w:rsidRDefault="00000000" w:rsidRPr="00000000" w14:paraId="00000003">
      <w:pPr>
        <w:shd w:fill="ffffff" w:val="clear"/>
        <w:spacing w:after="150"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A data structure is a particular way of organizing data in a computer so that it can be used effectively. The idea is to reduce the space and time complexities of different tasks. Data structures in R programming are tools for holding multiple values. </w:t>
      </w:r>
    </w:p>
    <w:p w:rsidR="00000000" w:rsidDel="00000000" w:rsidP="00000000" w:rsidRDefault="00000000" w:rsidRPr="00000000" w14:paraId="00000004">
      <w:pPr>
        <w:shd w:fill="ffffff" w:val="clear"/>
        <w:spacing w:after="150"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R’s base data structures are often organized by their dimensionality (1D, 2D, or nD) and whether they’re homogeneous (all elements must be of the identical type) or heterogeneous (the elements are often of various types). This gives rise to the six data types which are most frequently utilized in data analysis.</w:t>
      </w:r>
    </w:p>
    <w:p w:rsidR="00000000" w:rsidDel="00000000" w:rsidP="00000000" w:rsidRDefault="00000000" w:rsidRPr="00000000" w14:paraId="00000005">
      <w:pPr>
        <w:shd w:fill="ffffff" w:val="clear"/>
        <w:spacing w:after="150"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The most essential data structures used in R include: </w:t>
      </w:r>
    </w:p>
    <w:p w:rsidR="00000000" w:rsidDel="00000000" w:rsidP="00000000" w:rsidRDefault="00000000" w:rsidRPr="00000000" w14:paraId="00000006">
      <w:pPr>
        <w:numPr>
          <w:ilvl w:val="0"/>
          <w:numId w:val="8"/>
        </w:numPr>
        <w:shd w:fill="ffffff" w:val="clear"/>
        <w:spacing w:after="0" w:line="240" w:lineRule="auto"/>
        <w:ind w:left="108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Vectors</w:t>
      </w:r>
    </w:p>
    <w:p w:rsidR="00000000" w:rsidDel="00000000" w:rsidP="00000000" w:rsidRDefault="00000000" w:rsidRPr="00000000" w14:paraId="00000007">
      <w:pPr>
        <w:numPr>
          <w:ilvl w:val="0"/>
          <w:numId w:val="8"/>
        </w:numPr>
        <w:shd w:fill="ffffff" w:val="clear"/>
        <w:spacing w:after="0" w:line="240" w:lineRule="auto"/>
        <w:ind w:left="108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Lists</w:t>
      </w:r>
    </w:p>
    <w:p w:rsidR="00000000" w:rsidDel="00000000" w:rsidP="00000000" w:rsidRDefault="00000000" w:rsidRPr="00000000" w14:paraId="00000008">
      <w:pPr>
        <w:numPr>
          <w:ilvl w:val="0"/>
          <w:numId w:val="8"/>
        </w:numPr>
        <w:shd w:fill="ffffff" w:val="clear"/>
        <w:spacing w:after="0" w:line="240" w:lineRule="auto"/>
        <w:ind w:left="108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Data-frames</w:t>
      </w:r>
    </w:p>
    <w:p w:rsidR="00000000" w:rsidDel="00000000" w:rsidP="00000000" w:rsidRDefault="00000000" w:rsidRPr="00000000" w14:paraId="00000009">
      <w:pPr>
        <w:numPr>
          <w:ilvl w:val="0"/>
          <w:numId w:val="8"/>
        </w:numPr>
        <w:shd w:fill="ffffff" w:val="clear"/>
        <w:spacing w:after="0" w:line="240" w:lineRule="auto"/>
        <w:ind w:left="108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Matrices</w:t>
      </w:r>
    </w:p>
    <w:p w:rsidR="00000000" w:rsidDel="00000000" w:rsidP="00000000" w:rsidRDefault="00000000" w:rsidRPr="00000000" w14:paraId="0000000A">
      <w:pPr>
        <w:numPr>
          <w:ilvl w:val="0"/>
          <w:numId w:val="8"/>
        </w:numPr>
        <w:shd w:fill="ffffff" w:val="clear"/>
        <w:spacing w:after="0" w:line="240" w:lineRule="auto"/>
        <w:ind w:left="108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Arrays</w:t>
      </w:r>
    </w:p>
    <w:p w:rsidR="00000000" w:rsidDel="00000000" w:rsidP="00000000" w:rsidRDefault="00000000" w:rsidRPr="00000000" w14:paraId="0000000B">
      <w:pPr>
        <w:numPr>
          <w:ilvl w:val="0"/>
          <w:numId w:val="8"/>
        </w:numPr>
        <w:shd w:fill="ffffff" w:val="clear"/>
        <w:spacing w:after="0" w:line="240" w:lineRule="auto"/>
        <w:ind w:left="108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Factors</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sdt>
      <w:sdtPr>
        <w:tag w:val="goog_rdk_1"/>
      </w:sdtPr>
      <w:sdtContent>
        <w:p w:rsidR="00000000" w:rsidDel="00000000" w:rsidP="00000000" w:rsidRDefault="00000000" w:rsidRPr="00000000" w14:paraId="0000000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ins w:author="Hrishabh Shah" w:id="0" w:date="2023-02-07T11:17:16Z"/>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Vectors: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73239"/>
              <w:sz w:val="24"/>
              <w:szCs w:val="24"/>
              <w:highlight w:val="white"/>
              <w:u w:val="none"/>
              <w:vertAlign w:val="baseline"/>
              <w:rtl w:val="0"/>
            </w:rPr>
            <w:t xml:space="preserve">A vector is an ordered</w:t>
          </w:r>
          <w:sdt>
            <w:sdtPr>
              <w:tag w:val="goog_rdk_0"/>
            </w:sdtPr>
            <w:sdtContent>
              <w:ins w:author="Hrishabh Shah" w:id="0" w:date="2023-02-07T11:17:16Z">
                <w:r w:rsidDel="00000000" w:rsidR="00000000" w:rsidRPr="00000000">
                  <w:rPr>
                    <w:rtl w:val="0"/>
                  </w:rPr>
                </w:r>
              </w:ins>
            </w:sdtContent>
          </w:sdt>
        </w:p>
      </w:sdtContent>
    </w:sdt>
    <w:sdt>
      <w:sdtPr>
        <w:tag w:val="goog_rdk_4"/>
      </w:sdtPr>
      <w:sdtContent>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2"/>
              <w:szCs w:val="22"/>
              <w:u w:val="none"/>
              <w:shd w:fill="auto" w:val="clear"/>
              <w:vertAlign w:val="baseline"/>
              <w:rPrChange w:author="Hrishabh Shah" w:id="2" w:date="2023-02-07T11:17:18Z">
                <w:rPr>
                  <w:rFonts w:ascii="Times New Roman" w:cs="Times New Roman" w:eastAsia="Times New Roman" w:hAnsi="Times New Roman"/>
                  <w:b w:val="0"/>
                  <w:i w:val="0"/>
                  <w:smallCaps w:val="0"/>
                  <w:strike w:val="0"/>
                  <w:color w:val="000000"/>
                  <w:sz w:val="24"/>
                  <w:szCs w:val="24"/>
                  <w:u w:val="none"/>
                  <w:shd w:fill="auto" w:val="clear"/>
                  <w:vertAlign w:val="baseline"/>
                </w:rPr>
              </w:rPrChange>
            </w:rPr>
            <w:pPrChange w:author="Hrishabh Shah" w:id="0" w:date="2023-02-07T11:17:18Z">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pPr>
            </w:pPrChange>
          </w:pPr>
          <w:sdt>
            <w:sdtPr>
              <w:tag w:val="goog_rdk_3"/>
            </w:sdtPr>
            <w:sdtContent>
              <w:del w:author="Hrishabh Shah" w:id="1" w:date="2023-02-07T11:17:07Z">
                <w:r w:rsidDel="00000000" w:rsidR="00000000" w:rsidRPr="00000000">
                  <w:rPr>
                    <w:rFonts w:ascii="Times New Roman" w:cs="Times New Roman" w:eastAsia="Times New Roman" w:hAnsi="Times New Roman"/>
                    <w:b w:val="0"/>
                    <w:i w:val="0"/>
                    <w:smallCaps w:val="0"/>
                    <w:strike w:val="0"/>
                    <w:color w:val="273239"/>
                    <w:sz w:val="24"/>
                    <w:szCs w:val="24"/>
                    <w:highlight w:val="white"/>
                    <w:u w:val="none"/>
                    <w:vertAlign w:val="baseline"/>
                    <w:rtl w:val="0"/>
                  </w:rPr>
                  <w:delText xml:space="preserve"> collection </w:delText>
                </w:r>
              </w:del>
            </w:sdtContent>
          </w:sdt>
          <w:r w:rsidDel="00000000" w:rsidR="00000000" w:rsidRPr="00000000">
            <w:rPr>
              <w:rFonts w:ascii="Times New Roman" w:cs="Times New Roman" w:eastAsia="Times New Roman" w:hAnsi="Times New Roman"/>
              <w:b w:val="0"/>
              <w:i w:val="0"/>
              <w:smallCaps w:val="0"/>
              <w:strike w:val="0"/>
              <w:color w:val="273239"/>
              <w:sz w:val="24"/>
              <w:szCs w:val="24"/>
              <w:highlight w:val="white"/>
              <w:u w:val="none"/>
              <w:vertAlign w:val="baseline"/>
              <w:rtl w:val="0"/>
            </w:rPr>
            <w:t xml:space="preserve">of basic data types of a given length. The only key thing here is all the elements of a vector must be of the identical data type e.g homogeneous data structures. Vectors are one-dimensional data structures.</w:t>
          </w:r>
          <w:r w:rsidDel="00000000" w:rsidR="00000000" w:rsidRPr="00000000">
            <w:rPr>
              <w:rtl w:val="0"/>
            </w:rPr>
          </w:r>
        </w:p>
      </w:sdtContent>
    </w:sdt>
    <w:p w:rsidR="00000000" w:rsidDel="00000000" w:rsidP="00000000" w:rsidRDefault="00000000" w:rsidRPr="00000000" w14:paraId="0000000F">
      <w:pPr>
        <w:shd w:fill="ffffff" w:val="clear"/>
        <w:spacing w:after="0" w:lineRule="auto"/>
        <w:jc w:val="both"/>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008200"/>
          <w:sz w:val="24"/>
          <w:szCs w:val="24"/>
          <w:rtl w:val="0"/>
        </w:rPr>
        <w:t xml:space="preserve">           # R program to illustrate Vector</w:t>
      </w:r>
      <w:r w:rsidDel="00000000" w:rsidR="00000000" w:rsidRPr="00000000">
        <w:rPr>
          <w:rtl w:val="0"/>
        </w:rPr>
      </w:r>
    </w:p>
    <w:p w:rsidR="00000000" w:rsidDel="00000000" w:rsidP="00000000" w:rsidRDefault="00000000" w:rsidRPr="00000000" w14:paraId="00000010">
      <w:pPr>
        <w:shd w:fill="ffffff" w:val="clear"/>
        <w:spacing w:after="0" w:lineRule="auto"/>
        <w:jc w:val="both"/>
        <w:rPr>
          <w:rFonts w:ascii="Times New Roman" w:cs="Times New Roman" w:eastAsia="Times New Roman" w:hAnsi="Times New Roman"/>
          <w:color w:val="273239"/>
          <w:sz w:val="24"/>
          <w:szCs w:val="24"/>
        </w:rPr>
      </w:pPr>
      <w:r w:rsidDel="00000000" w:rsidR="00000000" w:rsidRPr="00000000">
        <w:rPr>
          <w:rtl w:val="0"/>
        </w:rPr>
      </w:r>
    </w:p>
    <w:p w:rsidR="00000000" w:rsidDel="00000000" w:rsidP="00000000" w:rsidRDefault="00000000" w:rsidRPr="00000000" w14:paraId="00000011">
      <w:pPr>
        <w:shd w:fill="ffffff" w:val="clear"/>
        <w:spacing w:after="0" w:lineRule="auto"/>
        <w:jc w:val="both"/>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008200"/>
          <w:sz w:val="24"/>
          <w:szCs w:val="24"/>
          <w:rtl w:val="0"/>
        </w:rPr>
        <w:t xml:space="preserve">          # Vectors(ordered collection of same data type)</w:t>
      </w:r>
      <w:r w:rsidDel="00000000" w:rsidR="00000000" w:rsidRPr="00000000">
        <w:rPr>
          <w:rtl w:val="0"/>
        </w:rPr>
      </w:r>
    </w:p>
    <w:p w:rsidR="00000000" w:rsidDel="00000000" w:rsidP="00000000" w:rsidRDefault="00000000" w:rsidRPr="00000000" w14:paraId="00000012">
      <w:pPr>
        <w:shd w:fill="ffffff" w:val="clear"/>
        <w:spacing w:after="0" w:lineRule="auto"/>
        <w:jc w:val="both"/>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000000"/>
          <w:sz w:val="24"/>
          <w:szCs w:val="24"/>
          <w:rtl w:val="0"/>
        </w:rPr>
        <w:t xml:space="preserve">           X </w:t>
      </w:r>
      <w:r w:rsidDel="00000000" w:rsidR="00000000" w:rsidRPr="00000000">
        <w:rPr>
          <w:rFonts w:ascii="Times New Roman" w:cs="Times New Roman" w:eastAsia="Times New Roman" w:hAnsi="Times New Roman"/>
          <w:b w:val="1"/>
          <w:color w:val="006699"/>
          <w:sz w:val="24"/>
          <w:szCs w:val="24"/>
          <w:rtl w:val="0"/>
        </w:rPr>
        <w:t xml:space="preserve">=</w:t>
      </w:r>
      <w:r w:rsidDel="00000000" w:rsidR="00000000" w:rsidRPr="00000000">
        <w:rPr>
          <w:rFonts w:ascii="Times New Roman" w:cs="Times New Roman" w:eastAsia="Times New Roman" w:hAnsi="Times New Roman"/>
          <w:color w:val="273239"/>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c(</w:t>
      </w:r>
      <w:r w:rsidDel="00000000" w:rsidR="00000000" w:rsidRPr="00000000">
        <w:rPr>
          <w:rFonts w:ascii="Times New Roman" w:cs="Times New Roman" w:eastAsia="Times New Roman" w:hAnsi="Times New Roman"/>
          <w:color w:val="009900"/>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9900"/>
          <w:sz w:val="24"/>
          <w:szCs w:val="24"/>
          <w:rtl w:val="0"/>
        </w:rPr>
        <w:t xml:space="preserve">3</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9900"/>
          <w:sz w:val="24"/>
          <w:szCs w:val="24"/>
          <w:rtl w:val="0"/>
        </w:rPr>
        <w:t xml:space="preserve">5</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9900"/>
          <w:sz w:val="24"/>
          <w:szCs w:val="24"/>
          <w:rtl w:val="0"/>
        </w:rPr>
        <w:t xml:space="preserve">7</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9900"/>
          <w:sz w:val="24"/>
          <w:szCs w:val="24"/>
          <w:rtl w:val="0"/>
        </w:rPr>
        <w:t xml:space="preserve">8</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013">
      <w:pPr>
        <w:shd w:fill="ffffff" w:val="clear"/>
        <w:spacing w:after="0" w:lineRule="auto"/>
        <w:jc w:val="both"/>
        <w:rPr>
          <w:rFonts w:ascii="Times New Roman" w:cs="Times New Roman" w:eastAsia="Times New Roman" w:hAnsi="Times New Roman"/>
          <w:color w:val="273239"/>
          <w:sz w:val="24"/>
          <w:szCs w:val="24"/>
        </w:rPr>
      </w:pPr>
      <w:r w:rsidDel="00000000" w:rsidR="00000000" w:rsidRPr="00000000">
        <w:rPr>
          <w:rtl w:val="0"/>
        </w:rPr>
      </w:r>
    </w:p>
    <w:p w:rsidR="00000000" w:rsidDel="00000000" w:rsidP="00000000" w:rsidRDefault="00000000" w:rsidRPr="00000000" w14:paraId="00000014">
      <w:pPr>
        <w:shd w:fill="ffffff" w:val="clear"/>
        <w:spacing w:after="0" w:lineRule="auto"/>
        <w:jc w:val="both"/>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008200"/>
          <w:sz w:val="24"/>
          <w:szCs w:val="24"/>
          <w:rtl w:val="0"/>
        </w:rPr>
        <w:t xml:space="preserve">           # Printing those elements in console</w:t>
      </w:r>
      <w:r w:rsidDel="00000000" w:rsidR="00000000" w:rsidRPr="00000000">
        <w:rPr>
          <w:rtl w:val="0"/>
        </w:rPr>
      </w:r>
    </w:p>
    <w:p w:rsidR="00000000" w:rsidDel="00000000" w:rsidP="00000000" w:rsidRDefault="00000000" w:rsidRPr="00000000" w14:paraId="00000015">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ff1493"/>
          <w:sz w:val="24"/>
          <w:szCs w:val="24"/>
          <w:rtl w:val="0"/>
        </w:rPr>
        <w:t xml:space="preserve">             print</w:t>
      </w:r>
      <w:r w:rsidDel="00000000" w:rsidR="00000000" w:rsidRPr="00000000">
        <w:rPr>
          <w:rFonts w:ascii="Times New Roman" w:cs="Times New Roman" w:eastAsia="Times New Roman" w:hAnsi="Times New Roman"/>
          <w:color w:val="000000"/>
          <w:sz w:val="24"/>
          <w:szCs w:val="24"/>
          <w:rtl w:val="0"/>
        </w:rPr>
        <w:t xml:space="preserve">(X)</w:t>
      </w:r>
    </w:p>
    <w:p w:rsidR="00000000" w:rsidDel="00000000" w:rsidP="00000000" w:rsidRDefault="00000000" w:rsidRPr="00000000" w14:paraId="00000016">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7">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Output: [1] 1 3 5 7 8</w:t>
      </w:r>
    </w:p>
    <w:p w:rsidR="00000000" w:rsidDel="00000000" w:rsidP="00000000" w:rsidRDefault="00000000" w:rsidRPr="00000000" w14:paraId="00000018">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259" w:lineRule="auto"/>
        <w:ind w:left="720" w:right="0" w:hanging="360"/>
        <w:jc w:val="both"/>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3239"/>
          <w:sz w:val="24"/>
          <w:szCs w:val="24"/>
          <w:u w:val="none"/>
          <w:shd w:fill="auto" w:val="clear"/>
          <w:vertAlign w:val="baseline"/>
          <w:rtl w:val="0"/>
        </w:rPr>
        <w:t xml:space="preserve">Lists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A list is a generic object consisting of an ordered collection of objects. Lists are heterogeneous data structures. These are also one-dimensional data structures. A list can be a list of vectors, list of matrices, a list of characters and a list of functions and so on.</w:t>
      </w:r>
    </w:p>
    <w:p w:rsidR="00000000" w:rsidDel="00000000" w:rsidP="00000000" w:rsidRDefault="00000000" w:rsidRPr="00000000" w14:paraId="0000001A">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B">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C">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D">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E">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F">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0">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1">
      <w:pPr>
        <w:shd w:fill="ffffff" w:val="clear"/>
        <w:spacing w:after="0" w:lineRule="auto"/>
        <w:rPr>
          <w:rFonts w:ascii="Times New Roman" w:cs="Times New Roman" w:eastAsia="Times New Roman" w:hAnsi="Times New Roman"/>
          <w:color w:val="273239"/>
          <w:sz w:val="24"/>
          <w:szCs w:val="24"/>
        </w:rPr>
      </w:pPr>
      <w:r w:rsidDel="00000000" w:rsidR="00000000" w:rsidRPr="00000000">
        <w:rPr>
          <w:rtl w:val="0"/>
        </w:rPr>
      </w:r>
    </w:p>
    <w:tbl>
      <w:tblPr>
        <w:tblStyle w:val="Table1"/>
        <w:tblW w:w="9029.0" w:type="dxa"/>
        <w:jc w:val="left"/>
        <w:tblLayout w:type="fixed"/>
        <w:tblLook w:val="0400"/>
      </w:tblPr>
      <w:tblGrid>
        <w:gridCol w:w="9029"/>
        <w:tblGridChange w:id="0">
          <w:tblGrid>
            <w:gridCol w:w="9029"/>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210.0" w:type="dxa"/>
              <w:left w:w="150.0" w:type="dxa"/>
              <w:bottom w:w="210.0" w:type="dxa"/>
              <w:right w:w="150.0" w:type="dxa"/>
            </w:tcMar>
            <w:vAlign w:val="bottom"/>
          </w:tcPr>
          <w:p w:rsidR="00000000" w:rsidDel="00000000" w:rsidP="00000000" w:rsidRDefault="00000000" w:rsidRPr="00000000" w14:paraId="00000022">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8200"/>
                <w:sz w:val="24"/>
                <w:szCs w:val="24"/>
                <w:rtl w:val="0"/>
              </w:rPr>
              <w:t xml:space="preserve">R program to illustrate a List</w:t>
            </w:r>
            <w:r w:rsidDel="00000000" w:rsidR="00000000" w:rsidRPr="00000000">
              <w:rPr>
                <w:rtl w:val="0"/>
              </w:rPr>
            </w:r>
          </w:p>
          <w:p w:rsidR="00000000" w:rsidDel="00000000" w:rsidP="00000000" w:rsidRDefault="00000000" w:rsidRPr="00000000" w14:paraId="00000023">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4">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8200"/>
                <w:sz w:val="24"/>
                <w:szCs w:val="24"/>
                <w:rtl w:val="0"/>
              </w:rPr>
              <w:t xml:space="preserve"># The first attributes is a numeric vector</w:t>
            </w:r>
            <w:r w:rsidDel="00000000" w:rsidR="00000000" w:rsidRPr="00000000">
              <w:rPr>
                <w:rtl w:val="0"/>
              </w:rPr>
            </w:r>
          </w:p>
          <w:p w:rsidR="00000000" w:rsidDel="00000000" w:rsidP="00000000" w:rsidRDefault="00000000" w:rsidRPr="00000000" w14:paraId="00000025">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8200"/>
                <w:sz w:val="24"/>
                <w:szCs w:val="24"/>
                <w:rtl w:val="0"/>
              </w:rPr>
              <w:t xml:space="preserve"># containing the employee IDs which is</w:t>
            </w:r>
            <w:r w:rsidDel="00000000" w:rsidR="00000000" w:rsidRPr="00000000">
              <w:rPr>
                <w:rtl w:val="0"/>
              </w:rPr>
            </w:r>
          </w:p>
          <w:p w:rsidR="00000000" w:rsidDel="00000000" w:rsidP="00000000" w:rsidRDefault="00000000" w:rsidRPr="00000000" w14:paraId="00000026">
            <w:pPr>
              <w:shd w:fill="ffffff" w:val="clear"/>
              <w:rPr>
                <w:rFonts w:ascii="Times New Roman" w:cs="Times New Roman" w:eastAsia="Times New Roman" w:hAnsi="Times New Roman"/>
                <w:color w:val="008200"/>
                <w:sz w:val="24"/>
                <w:szCs w:val="24"/>
              </w:rPr>
            </w:pPr>
            <w:r w:rsidDel="00000000" w:rsidR="00000000" w:rsidRPr="00000000">
              <w:rPr>
                <w:rFonts w:ascii="Times New Roman" w:cs="Times New Roman" w:eastAsia="Times New Roman" w:hAnsi="Times New Roman"/>
                <w:color w:val="008200"/>
                <w:sz w:val="24"/>
                <w:szCs w:val="24"/>
                <w:rtl w:val="0"/>
              </w:rPr>
              <w:t xml:space="preserve"># created using the 'c' command here</w:t>
            </w:r>
          </w:p>
          <w:p w:rsidR="00000000" w:rsidDel="00000000" w:rsidP="00000000" w:rsidRDefault="00000000" w:rsidRPr="00000000" w14:paraId="00000027">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empId </w:t>
            </w:r>
            <w:r w:rsidDel="00000000" w:rsidR="00000000" w:rsidRPr="00000000">
              <w:rPr>
                <w:rFonts w:ascii="Times New Roman" w:cs="Times New Roman" w:eastAsia="Times New Roman" w:hAnsi="Times New Roman"/>
                <w:b w:val="1"/>
                <w:color w:val="006699"/>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c(</w:t>
            </w:r>
            <w:r w:rsidDel="00000000" w:rsidR="00000000" w:rsidRPr="00000000">
              <w:rPr>
                <w:rFonts w:ascii="Times New Roman" w:cs="Times New Roman" w:eastAsia="Times New Roman" w:hAnsi="Times New Roman"/>
                <w:color w:val="009900"/>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9900"/>
                <w:sz w:val="24"/>
                <w:szCs w:val="24"/>
                <w:rtl w:val="0"/>
              </w:rPr>
              <w:t xml:space="preserve">2</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9900"/>
                <w:sz w:val="24"/>
                <w:szCs w:val="24"/>
                <w:rtl w:val="0"/>
              </w:rPr>
              <w:t xml:space="preserve">3</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9900"/>
                <w:sz w:val="24"/>
                <w:szCs w:val="24"/>
                <w:rtl w:val="0"/>
              </w:rPr>
              <w:t xml:space="preserve">4</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028">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9">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8200"/>
                <w:sz w:val="24"/>
                <w:szCs w:val="24"/>
                <w:rtl w:val="0"/>
              </w:rPr>
              <w:t xml:space="preserve"># The second attribute is the employee name</w:t>
            </w:r>
            <w:r w:rsidDel="00000000" w:rsidR="00000000" w:rsidRPr="00000000">
              <w:rPr>
                <w:rtl w:val="0"/>
              </w:rPr>
            </w:r>
          </w:p>
          <w:p w:rsidR="00000000" w:rsidDel="00000000" w:rsidP="00000000" w:rsidRDefault="00000000" w:rsidRPr="00000000" w14:paraId="0000002A">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8200"/>
                <w:sz w:val="24"/>
                <w:szCs w:val="24"/>
                <w:rtl w:val="0"/>
              </w:rPr>
              <w:t xml:space="preserve"># which is created using this line of code here</w:t>
            </w:r>
            <w:r w:rsidDel="00000000" w:rsidR="00000000" w:rsidRPr="00000000">
              <w:rPr>
                <w:rtl w:val="0"/>
              </w:rPr>
            </w:r>
          </w:p>
          <w:p w:rsidR="00000000" w:rsidDel="00000000" w:rsidP="00000000" w:rsidRDefault="00000000" w:rsidRPr="00000000" w14:paraId="0000002B">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8200"/>
                <w:sz w:val="24"/>
                <w:szCs w:val="24"/>
                <w:rtl w:val="0"/>
              </w:rPr>
              <w:t xml:space="preserve"># which is the character vector</w:t>
            </w:r>
            <w:r w:rsidDel="00000000" w:rsidR="00000000" w:rsidRPr="00000000">
              <w:rPr>
                <w:rtl w:val="0"/>
              </w:rPr>
            </w:r>
          </w:p>
          <w:p w:rsidR="00000000" w:rsidDel="00000000" w:rsidP="00000000" w:rsidRDefault="00000000" w:rsidRPr="00000000" w14:paraId="0000002C">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empName </w:t>
            </w:r>
            <w:r w:rsidDel="00000000" w:rsidR="00000000" w:rsidRPr="00000000">
              <w:rPr>
                <w:rFonts w:ascii="Times New Roman" w:cs="Times New Roman" w:eastAsia="Times New Roman" w:hAnsi="Times New Roman"/>
                <w:b w:val="1"/>
                <w:color w:val="006699"/>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c(</w:t>
            </w:r>
            <w:r w:rsidDel="00000000" w:rsidR="00000000" w:rsidRPr="00000000">
              <w:rPr>
                <w:rFonts w:ascii="Times New Roman" w:cs="Times New Roman" w:eastAsia="Times New Roman" w:hAnsi="Times New Roman"/>
                <w:color w:val="0000ff"/>
                <w:sz w:val="24"/>
                <w:szCs w:val="24"/>
                <w:rtl w:val="0"/>
              </w:rPr>
              <w:t xml:space="preserve">"Debi"</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"Sandeep"</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"Subham"</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"Shiba"</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02D">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E">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8200"/>
                <w:sz w:val="24"/>
                <w:szCs w:val="24"/>
                <w:rtl w:val="0"/>
              </w:rPr>
              <w:t xml:space="preserve"># The third attribute is the number of employees</w:t>
            </w:r>
            <w:r w:rsidDel="00000000" w:rsidR="00000000" w:rsidRPr="00000000">
              <w:rPr>
                <w:rtl w:val="0"/>
              </w:rPr>
            </w:r>
          </w:p>
          <w:p w:rsidR="00000000" w:rsidDel="00000000" w:rsidP="00000000" w:rsidRDefault="00000000" w:rsidRPr="00000000" w14:paraId="0000002F">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8200"/>
                <w:sz w:val="24"/>
                <w:szCs w:val="24"/>
                <w:rtl w:val="0"/>
              </w:rPr>
              <w:t xml:space="preserve"># which is a single numeric variable.</w:t>
            </w:r>
            <w:r w:rsidDel="00000000" w:rsidR="00000000" w:rsidRPr="00000000">
              <w:rPr>
                <w:rtl w:val="0"/>
              </w:rPr>
            </w:r>
          </w:p>
          <w:p w:rsidR="00000000" w:rsidDel="00000000" w:rsidP="00000000" w:rsidRDefault="00000000" w:rsidRPr="00000000" w14:paraId="00000030">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numberOfEmp </w:t>
            </w:r>
            <w:r w:rsidDel="00000000" w:rsidR="00000000" w:rsidRPr="00000000">
              <w:rPr>
                <w:rFonts w:ascii="Times New Roman" w:cs="Times New Roman" w:eastAsia="Times New Roman" w:hAnsi="Times New Roman"/>
                <w:b w:val="1"/>
                <w:color w:val="006699"/>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9900"/>
                <w:sz w:val="24"/>
                <w:szCs w:val="24"/>
                <w:rtl w:val="0"/>
              </w:rPr>
              <w:t xml:space="preserve">4</w:t>
            </w:r>
            <w:r w:rsidDel="00000000" w:rsidR="00000000" w:rsidRPr="00000000">
              <w:rPr>
                <w:rtl w:val="0"/>
              </w:rPr>
            </w:r>
          </w:p>
          <w:p w:rsidR="00000000" w:rsidDel="00000000" w:rsidP="00000000" w:rsidRDefault="00000000" w:rsidRPr="00000000" w14:paraId="00000031">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2">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8200"/>
                <w:sz w:val="24"/>
                <w:szCs w:val="24"/>
                <w:rtl w:val="0"/>
              </w:rPr>
              <w:t xml:space="preserve"># We can combine all these three different</w:t>
            </w:r>
            <w:r w:rsidDel="00000000" w:rsidR="00000000" w:rsidRPr="00000000">
              <w:rPr>
                <w:rtl w:val="0"/>
              </w:rPr>
            </w:r>
          </w:p>
          <w:p w:rsidR="00000000" w:rsidDel="00000000" w:rsidP="00000000" w:rsidRDefault="00000000" w:rsidRPr="00000000" w14:paraId="00000033">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8200"/>
                <w:sz w:val="24"/>
                <w:szCs w:val="24"/>
                <w:rtl w:val="0"/>
              </w:rPr>
              <w:t xml:space="preserve"># data types into a list</w:t>
            </w:r>
            <w:r w:rsidDel="00000000" w:rsidR="00000000" w:rsidRPr="00000000">
              <w:rPr>
                <w:rtl w:val="0"/>
              </w:rPr>
            </w:r>
          </w:p>
          <w:p w:rsidR="00000000" w:rsidDel="00000000" w:rsidP="00000000" w:rsidRDefault="00000000" w:rsidRPr="00000000" w14:paraId="00000034">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8200"/>
                <w:sz w:val="24"/>
                <w:szCs w:val="24"/>
                <w:rtl w:val="0"/>
              </w:rPr>
              <w:t xml:space="preserve"># containing the details of employees</w:t>
            </w:r>
            <w:r w:rsidDel="00000000" w:rsidR="00000000" w:rsidRPr="00000000">
              <w:rPr>
                <w:rtl w:val="0"/>
              </w:rPr>
            </w:r>
          </w:p>
          <w:p w:rsidR="00000000" w:rsidDel="00000000" w:rsidP="00000000" w:rsidRDefault="00000000" w:rsidRPr="00000000" w14:paraId="00000035">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8200"/>
                <w:sz w:val="24"/>
                <w:szCs w:val="24"/>
                <w:rtl w:val="0"/>
              </w:rPr>
              <w:t xml:space="preserve"># which can be done using a list command</w:t>
            </w:r>
            <w:r w:rsidDel="00000000" w:rsidR="00000000" w:rsidRPr="00000000">
              <w:rPr>
                <w:rtl w:val="0"/>
              </w:rPr>
            </w:r>
          </w:p>
          <w:p w:rsidR="00000000" w:rsidDel="00000000" w:rsidP="00000000" w:rsidRDefault="00000000" w:rsidRPr="00000000" w14:paraId="00000036">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empList </w:t>
            </w:r>
            <w:r w:rsidDel="00000000" w:rsidR="00000000" w:rsidRPr="00000000">
              <w:rPr>
                <w:rFonts w:ascii="Times New Roman" w:cs="Times New Roman" w:eastAsia="Times New Roman" w:hAnsi="Times New Roman"/>
                <w:b w:val="1"/>
                <w:color w:val="006699"/>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1493"/>
                <w:sz w:val="24"/>
                <w:szCs w:val="24"/>
                <w:rtl w:val="0"/>
              </w:rPr>
              <w:t xml:space="preserve">list</w:t>
            </w:r>
            <w:r w:rsidDel="00000000" w:rsidR="00000000" w:rsidRPr="00000000">
              <w:rPr>
                <w:rFonts w:ascii="Times New Roman" w:cs="Times New Roman" w:eastAsia="Times New Roman" w:hAnsi="Times New Roman"/>
                <w:color w:val="000000"/>
                <w:sz w:val="24"/>
                <w:szCs w:val="24"/>
                <w:rtl w:val="0"/>
              </w:rPr>
              <w:t xml:space="preserve">(empId, empName, numberOfEmp)</w:t>
            </w:r>
            <w:r w:rsidDel="00000000" w:rsidR="00000000" w:rsidRPr="00000000">
              <w:rPr>
                <w:rtl w:val="0"/>
              </w:rPr>
            </w:r>
          </w:p>
          <w:p w:rsidR="00000000" w:rsidDel="00000000" w:rsidP="00000000" w:rsidRDefault="00000000" w:rsidRPr="00000000" w14:paraId="00000037">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8">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1493"/>
                <w:sz w:val="24"/>
                <w:szCs w:val="24"/>
                <w:rtl w:val="0"/>
              </w:rPr>
              <w:t xml:space="preserve">print</w:t>
            </w:r>
            <w:r w:rsidDel="00000000" w:rsidR="00000000" w:rsidRPr="00000000">
              <w:rPr>
                <w:rFonts w:ascii="Times New Roman" w:cs="Times New Roman" w:eastAsia="Times New Roman" w:hAnsi="Times New Roman"/>
                <w:color w:val="000000"/>
                <w:sz w:val="24"/>
                <w:szCs w:val="24"/>
                <w:rtl w:val="0"/>
              </w:rPr>
              <w:t xml:space="preserve">(empList)</w:t>
            </w:r>
            <w:r w:rsidDel="00000000" w:rsidR="00000000" w:rsidRPr="00000000">
              <w:rPr>
                <w:rtl w:val="0"/>
              </w:rPr>
            </w:r>
          </w:p>
        </w:tc>
      </w:tr>
    </w:tbl>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3239"/>
          <w:sz w:val="24"/>
          <w:szCs w:val="24"/>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 </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[[1]]</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[1] 1 2 3 4</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[[2]]</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[1] "Debi"    "Sandeep" "Subham"  "Shiba"  </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[[3]]</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[1] 4</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3239"/>
          <w:sz w:val="24"/>
          <w:szCs w:val="24"/>
          <w:u w:val="none"/>
          <w:shd w:fill="auto" w:val="clear"/>
          <w:vertAlign w:val="baseline"/>
          <w:rtl w:val="0"/>
        </w:rPr>
        <w:t xml:space="preserve">III Data frames:</w:t>
      </w:r>
      <w:r w:rsidDel="00000000" w:rsidR="00000000" w:rsidRPr="00000000">
        <w:rPr>
          <w:rFonts w:ascii="Courier New" w:cs="Courier New" w:eastAsia="Courier New" w:hAnsi="Courier New"/>
          <w:b w:val="0"/>
          <w:i w:val="0"/>
          <w:smallCaps w:val="0"/>
          <w:strike w:val="0"/>
          <w:color w:val="273239"/>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Data</w:t>
      </w:r>
      <w:r w:rsidDel="00000000" w:rsidR="00000000" w:rsidRPr="00000000">
        <w:rPr>
          <w:rFonts w:ascii="Courier New" w:cs="Courier New" w:eastAsia="Courier New" w:hAnsi="Courier New"/>
          <w:b w:val="0"/>
          <w:i w:val="0"/>
          <w:smallCaps w:val="0"/>
          <w:strike w:val="0"/>
          <w:color w:val="273239"/>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frames are generic data objects of R which are used to store the tabular data. Data</w:t>
      </w:r>
      <w:r w:rsidDel="00000000" w:rsidR="00000000" w:rsidRPr="00000000">
        <w:rPr>
          <w:rFonts w:ascii="Courier New" w:cs="Courier New" w:eastAsia="Courier New" w:hAnsi="Courier New"/>
          <w:b w:val="0"/>
          <w:i w:val="0"/>
          <w:smallCaps w:val="0"/>
          <w:strike w:val="0"/>
          <w:color w:val="273239"/>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frames are the foremost popular data objects in R programming because we are comfortable in seeing the data within the tabular form. They are two-dimensional, heterogeneous data structures. These are lists of vectors of equal lengths. </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Data frames have the following constraints placed upon them: </w:t>
      </w:r>
    </w:p>
    <w:p w:rsidR="00000000" w:rsidDel="00000000" w:rsidP="00000000" w:rsidRDefault="00000000" w:rsidRPr="00000000" w14:paraId="00000044">
      <w:pPr>
        <w:numPr>
          <w:ilvl w:val="0"/>
          <w:numId w:val="10"/>
        </w:numPr>
        <w:shd w:fill="ffffff" w:val="clear"/>
        <w:spacing w:after="0" w:line="240" w:lineRule="auto"/>
        <w:ind w:left="108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A data-frame must have column names and every row should have a unique name.</w:t>
      </w:r>
    </w:p>
    <w:p w:rsidR="00000000" w:rsidDel="00000000" w:rsidP="00000000" w:rsidRDefault="00000000" w:rsidRPr="00000000" w14:paraId="00000045">
      <w:pPr>
        <w:numPr>
          <w:ilvl w:val="0"/>
          <w:numId w:val="10"/>
        </w:numPr>
        <w:shd w:fill="ffffff" w:val="clear"/>
        <w:spacing w:after="0" w:line="240" w:lineRule="auto"/>
        <w:ind w:left="108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Each column must have the identical number of items.</w:t>
      </w:r>
    </w:p>
    <w:p w:rsidR="00000000" w:rsidDel="00000000" w:rsidP="00000000" w:rsidRDefault="00000000" w:rsidRPr="00000000" w14:paraId="00000046">
      <w:pPr>
        <w:numPr>
          <w:ilvl w:val="0"/>
          <w:numId w:val="10"/>
        </w:numPr>
        <w:shd w:fill="ffffff" w:val="clear"/>
        <w:spacing w:after="0" w:line="240" w:lineRule="auto"/>
        <w:ind w:left="108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Each item in a single column must be of the same data type.</w:t>
      </w:r>
    </w:p>
    <w:p w:rsidR="00000000" w:rsidDel="00000000" w:rsidP="00000000" w:rsidRDefault="00000000" w:rsidRPr="00000000" w14:paraId="00000047">
      <w:pPr>
        <w:numPr>
          <w:ilvl w:val="0"/>
          <w:numId w:val="10"/>
        </w:numPr>
        <w:shd w:fill="ffffff" w:val="clear"/>
        <w:spacing w:after="0" w:line="240" w:lineRule="auto"/>
        <w:ind w:left="108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Different columns may have different data types.</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To create a data frame we use the data.frame() function.</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3239"/>
          <w:sz w:val="24"/>
          <w:szCs w:val="24"/>
          <w:u w:val="none"/>
          <w:shd w:fill="auto" w:val="clear"/>
          <w:vertAlign w:val="baseline"/>
          <w:rtl w:val="0"/>
        </w:rPr>
        <w:t xml:space="preserve">Example:</w:t>
      </w: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  </w:t>
      </w:r>
    </w:p>
    <w:p w:rsidR="00000000" w:rsidDel="00000000" w:rsidP="00000000" w:rsidRDefault="00000000" w:rsidRPr="00000000" w14:paraId="0000004A">
      <w:pPr>
        <w:keepNext w:val="0"/>
        <w:keepLines w:val="0"/>
        <w:pageBreakBefore w:val="0"/>
        <w:widowControl w:val="1"/>
        <w:pBdr>
          <w:top w:color="dddddd" w:space="8" w:sz="6" w:val="single"/>
          <w:left w:color="dddddd" w:space="9" w:sz="6" w:val="single"/>
          <w:bottom w:space="0" w:sz="0" w:val="nil"/>
          <w:right w:color="dddddd" w:space="9" w:sz="6" w:val="single"/>
          <w:between w:space="0" w:sz="0" w:val="nil"/>
        </w:pBdr>
        <w:shd w:fill="ffffff" w:val="clear"/>
        <w:spacing w:after="0" w:before="0" w:line="240" w:lineRule="auto"/>
        <w:ind w:left="0" w:right="18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tl w:val="0"/>
        </w:rPr>
      </w:r>
    </w:p>
    <w:tbl>
      <w:tblPr>
        <w:tblStyle w:val="Table2"/>
        <w:tblW w:w="9029.0" w:type="dxa"/>
        <w:jc w:val="left"/>
        <w:tblLayout w:type="fixed"/>
        <w:tblLook w:val="0400"/>
      </w:tblPr>
      <w:tblGrid>
        <w:gridCol w:w="9029"/>
        <w:tblGridChange w:id="0">
          <w:tblGrid>
            <w:gridCol w:w="9029"/>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210.0" w:type="dxa"/>
              <w:left w:w="150.0" w:type="dxa"/>
              <w:bottom w:w="210.0" w:type="dxa"/>
              <w:right w:w="150.0" w:type="dxa"/>
            </w:tcMar>
            <w:vAlign w:val="bottom"/>
          </w:tcPr>
          <w:p w:rsidR="00000000" w:rsidDel="00000000" w:rsidP="00000000" w:rsidRDefault="00000000" w:rsidRPr="00000000" w14:paraId="0000004B">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8200"/>
                <w:sz w:val="24"/>
                <w:szCs w:val="24"/>
                <w:rtl w:val="0"/>
              </w:rPr>
              <w:t xml:space="preserve"># R program to illustrate dataframe</w:t>
            </w:r>
            <w:r w:rsidDel="00000000" w:rsidR="00000000" w:rsidRPr="00000000">
              <w:rPr>
                <w:rtl w:val="0"/>
              </w:rPr>
            </w:r>
          </w:p>
          <w:p w:rsidR="00000000" w:rsidDel="00000000" w:rsidP="00000000" w:rsidRDefault="00000000" w:rsidRPr="00000000" w14:paraId="0000004C">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D">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8200"/>
                <w:sz w:val="24"/>
                <w:szCs w:val="24"/>
                <w:rtl w:val="0"/>
              </w:rPr>
              <w:t xml:space="preserve"># A vector which is a character vector</w:t>
            </w:r>
            <w:r w:rsidDel="00000000" w:rsidR="00000000" w:rsidRPr="00000000">
              <w:rPr>
                <w:rtl w:val="0"/>
              </w:rPr>
            </w:r>
          </w:p>
          <w:p w:rsidR="00000000" w:rsidDel="00000000" w:rsidP="00000000" w:rsidRDefault="00000000" w:rsidRPr="00000000" w14:paraId="0000004E">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Name </w:t>
            </w:r>
            <w:r w:rsidDel="00000000" w:rsidR="00000000" w:rsidRPr="00000000">
              <w:rPr>
                <w:rFonts w:ascii="Times New Roman" w:cs="Times New Roman" w:eastAsia="Times New Roman" w:hAnsi="Times New Roman"/>
                <w:b w:val="1"/>
                <w:color w:val="006699"/>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c(</w:t>
            </w:r>
            <w:r w:rsidDel="00000000" w:rsidR="00000000" w:rsidRPr="00000000">
              <w:rPr>
                <w:rFonts w:ascii="Times New Roman" w:cs="Times New Roman" w:eastAsia="Times New Roman" w:hAnsi="Times New Roman"/>
                <w:color w:val="0000ff"/>
                <w:sz w:val="24"/>
                <w:szCs w:val="24"/>
                <w:rtl w:val="0"/>
              </w:rPr>
              <w:t xml:space="preserve">"Amiya"</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"Raj"</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"Asish"</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04F">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0">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8200"/>
                <w:sz w:val="24"/>
                <w:szCs w:val="24"/>
                <w:rtl w:val="0"/>
              </w:rPr>
              <w:t xml:space="preserve"># A vector which is a character vector</w:t>
            </w:r>
            <w:r w:rsidDel="00000000" w:rsidR="00000000" w:rsidRPr="00000000">
              <w:rPr>
                <w:rtl w:val="0"/>
              </w:rPr>
            </w:r>
          </w:p>
          <w:p w:rsidR="00000000" w:rsidDel="00000000" w:rsidP="00000000" w:rsidRDefault="00000000" w:rsidRPr="00000000" w14:paraId="00000051">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Language </w:t>
            </w:r>
            <w:r w:rsidDel="00000000" w:rsidR="00000000" w:rsidRPr="00000000">
              <w:rPr>
                <w:rFonts w:ascii="Times New Roman" w:cs="Times New Roman" w:eastAsia="Times New Roman" w:hAnsi="Times New Roman"/>
                <w:b w:val="1"/>
                <w:color w:val="006699"/>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c(</w:t>
            </w:r>
            <w:r w:rsidDel="00000000" w:rsidR="00000000" w:rsidRPr="00000000">
              <w:rPr>
                <w:rFonts w:ascii="Times New Roman" w:cs="Times New Roman" w:eastAsia="Times New Roman" w:hAnsi="Times New Roman"/>
                <w:color w:val="0000ff"/>
                <w:sz w:val="24"/>
                <w:szCs w:val="24"/>
                <w:rtl w:val="0"/>
              </w:rPr>
              <w:t xml:space="preserve">"R"</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"Python"</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"Java"</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052">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3">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8200"/>
                <w:sz w:val="24"/>
                <w:szCs w:val="24"/>
                <w:rtl w:val="0"/>
              </w:rPr>
              <w:t xml:space="preserve"># A vector which is a numeric vector</w:t>
            </w:r>
            <w:r w:rsidDel="00000000" w:rsidR="00000000" w:rsidRPr="00000000">
              <w:rPr>
                <w:rtl w:val="0"/>
              </w:rPr>
            </w:r>
          </w:p>
          <w:p w:rsidR="00000000" w:rsidDel="00000000" w:rsidP="00000000" w:rsidRDefault="00000000" w:rsidRPr="00000000" w14:paraId="00000054">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Age </w:t>
            </w:r>
            <w:r w:rsidDel="00000000" w:rsidR="00000000" w:rsidRPr="00000000">
              <w:rPr>
                <w:rFonts w:ascii="Times New Roman" w:cs="Times New Roman" w:eastAsia="Times New Roman" w:hAnsi="Times New Roman"/>
                <w:b w:val="1"/>
                <w:color w:val="006699"/>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c(</w:t>
            </w:r>
            <w:r w:rsidDel="00000000" w:rsidR="00000000" w:rsidRPr="00000000">
              <w:rPr>
                <w:rFonts w:ascii="Times New Roman" w:cs="Times New Roman" w:eastAsia="Times New Roman" w:hAnsi="Times New Roman"/>
                <w:color w:val="009900"/>
                <w:sz w:val="24"/>
                <w:szCs w:val="24"/>
                <w:rtl w:val="0"/>
              </w:rPr>
              <w:t xml:space="preserve">22</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9900"/>
                <w:sz w:val="24"/>
                <w:szCs w:val="24"/>
                <w:rtl w:val="0"/>
              </w:rPr>
              <w:t xml:space="preserve">25</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9900"/>
                <w:sz w:val="24"/>
                <w:szCs w:val="24"/>
                <w:rtl w:val="0"/>
              </w:rPr>
              <w:t xml:space="preserve">45</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055">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6">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8200"/>
                <w:sz w:val="24"/>
                <w:szCs w:val="24"/>
                <w:rtl w:val="0"/>
              </w:rPr>
              <w:t xml:space="preserve"># To create dataframe use data.frame command</w:t>
            </w:r>
            <w:r w:rsidDel="00000000" w:rsidR="00000000" w:rsidRPr="00000000">
              <w:rPr>
                <w:rtl w:val="0"/>
              </w:rPr>
            </w:r>
          </w:p>
          <w:p w:rsidR="00000000" w:rsidDel="00000000" w:rsidP="00000000" w:rsidRDefault="00000000" w:rsidRPr="00000000" w14:paraId="00000057">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8200"/>
                <w:sz w:val="24"/>
                <w:szCs w:val="24"/>
                <w:rtl w:val="0"/>
              </w:rPr>
              <w:t xml:space="preserve"># and then pass each of the vectors</w:t>
            </w:r>
            <w:r w:rsidDel="00000000" w:rsidR="00000000" w:rsidRPr="00000000">
              <w:rPr>
                <w:rtl w:val="0"/>
              </w:rPr>
            </w:r>
          </w:p>
          <w:p w:rsidR="00000000" w:rsidDel="00000000" w:rsidP="00000000" w:rsidRDefault="00000000" w:rsidRPr="00000000" w14:paraId="00000058">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8200"/>
                <w:sz w:val="24"/>
                <w:szCs w:val="24"/>
                <w:rtl w:val="0"/>
              </w:rPr>
              <w:t xml:space="preserve"># we have created as arguments</w:t>
            </w:r>
            <w:r w:rsidDel="00000000" w:rsidR="00000000" w:rsidRPr="00000000">
              <w:rPr>
                <w:rtl w:val="0"/>
              </w:rPr>
            </w:r>
          </w:p>
          <w:p w:rsidR="00000000" w:rsidDel="00000000" w:rsidP="00000000" w:rsidRDefault="00000000" w:rsidRPr="00000000" w14:paraId="00000059">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8200"/>
                <w:sz w:val="24"/>
                <w:szCs w:val="24"/>
                <w:rtl w:val="0"/>
              </w:rPr>
              <w:t xml:space="preserve"># to the function data.frame()</w:t>
            </w:r>
            <w:r w:rsidDel="00000000" w:rsidR="00000000" w:rsidRPr="00000000">
              <w:rPr>
                <w:rtl w:val="0"/>
              </w:rPr>
            </w:r>
          </w:p>
          <w:p w:rsidR="00000000" w:rsidDel="00000000" w:rsidP="00000000" w:rsidRDefault="00000000" w:rsidRPr="00000000" w14:paraId="0000005A">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df </w:t>
            </w:r>
            <w:r w:rsidDel="00000000" w:rsidR="00000000" w:rsidRPr="00000000">
              <w:rPr>
                <w:rFonts w:ascii="Times New Roman" w:cs="Times New Roman" w:eastAsia="Times New Roman" w:hAnsi="Times New Roman"/>
                <w:b w:val="1"/>
                <w:color w:val="006699"/>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data.frame(Name, Language, Age)</w:t>
            </w:r>
            <w:r w:rsidDel="00000000" w:rsidR="00000000" w:rsidRPr="00000000">
              <w:rPr>
                <w:rtl w:val="0"/>
              </w:rPr>
            </w:r>
          </w:p>
          <w:p w:rsidR="00000000" w:rsidDel="00000000" w:rsidP="00000000" w:rsidRDefault="00000000" w:rsidRPr="00000000" w14:paraId="0000005B">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C">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1493"/>
                <w:sz w:val="24"/>
                <w:szCs w:val="24"/>
                <w:rtl w:val="0"/>
              </w:rPr>
              <w:t xml:space="preserve">print</w:t>
            </w:r>
            <w:r w:rsidDel="00000000" w:rsidR="00000000" w:rsidRPr="00000000">
              <w:rPr>
                <w:rFonts w:ascii="Times New Roman" w:cs="Times New Roman" w:eastAsia="Times New Roman" w:hAnsi="Times New Roman"/>
                <w:color w:val="000000"/>
                <w:sz w:val="24"/>
                <w:szCs w:val="24"/>
                <w:rtl w:val="0"/>
              </w:rPr>
              <w:t xml:space="preserve">(df)</w:t>
            </w:r>
            <w:r w:rsidDel="00000000" w:rsidR="00000000" w:rsidRPr="00000000">
              <w:rPr>
                <w:rtl w:val="0"/>
              </w:rPr>
            </w:r>
          </w:p>
        </w:tc>
      </w:tr>
    </w:tbl>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3239"/>
          <w:sz w:val="24"/>
          <w:szCs w:val="24"/>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   Name Language Age</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1 Amiya        R  22</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2   Raj   Python  25</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3 Asish     Java  45</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3239"/>
          <w:sz w:val="24"/>
          <w:szCs w:val="24"/>
          <w:u w:val="none"/>
          <w:shd w:fill="auto" w:val="clear"/>
          <w:vertAlign w:val="baseline"/>
          <w:rtl w:val="0"/>
        </w:rPr>
        <w:t xml:space="preserve">IV</w:t>
      </w: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 Matrices: A matrix is a rectangular arrangement of numbers in rows and columns. In a matrix, as we know rows are the ones that run horizontally and columns are the ones that run vertically. Matrices are two-dimensional, homogeneous data structures.</w:t>
        <w:br w:type="textWrapping"/>
        <w:t xml:space="preserve">Now, let’s see how to create a matrix in R. To create a matrix in R you need to use the function called matrix. The arguments to this matrix() are the set of elements in the vector. You have to pass how many numbers of rows and how many numbers of columns you want to have in your matrix and this is the important point you have to remember that by default, matrices are in column-wise order. </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3239"/>
          <w:sz w:val="24"/>
          <w:szCs w:val="24"/>
          <w:u w:val="none"/>
          <w:shd w:fill="auto" w:val="clear"/>
          <w:vertAlign w:val="baseline"/>
          <w:rtl w:val="0"/>
        </w:rPr>
        <w:t xml:space="preserve">Example:</w:t>
      </w: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  </w:t>
      </w:r>
    </w:p>
    <w:p w:rsidR="00000000" w:rsidDel="00000000" w:rsidP="00000000" w:rsidRDefault="00000000" w:rsidRPr="00000000" w14:paraId="00000066">
      <w:pPr>
        <w:keepNext w:val="0"/>
        <w:keepLines w:val="0"/>
        <w:pageBreakBefore w:val="0"/>
        <w:widowControl w:val="1"/>
        <w:numPr>
          <w:ilvl w:val="0"/>
          <w:numId w:val="1"/>
        </w:numPr>
        <w:pBdr>
          <w:top w:color="dddddd" w:space="8" w:sz="6" w:val="single"/>
          <w:left w:color="dddddd" w:space="9" w:sz="6" w:val="single"/>
          <w:bottom w:space="0" w:sz="0" w:val="nil"/>
          <w:right w:color="dddddd" w:space="9" w:sz="6" w:val="single"/>
          <w:between w:space="0" w:sz="0" w:val="nil"/>
        </w:pBdr>
        <w:shd w:fill="ffffff" w:val="clear"/>
        <w:spacing w:after="0" w:before="0" w:line="240" w:lineRule="auto"/>
        <w:ind w:left="720" w:right="180" w:hanging="36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Python3</w:t>
      </w:r>
    </w:p>
    <w:tbl>
      <w:tblPr>
        <w:tblStyle w:val="Table3"/>
        <w:tblW w:w="9029.0" w:type="dxa"/>
        <w:jc w:val="left"/>
        <w:tblLayout w:type="fixed"/>
        <w:tblLook w:val="0400"/>
      </w:tblPr>
      <w:tblGrid>
        <w:gridCol w:w="9029"/>
        <w:tblGridChange w:id="0">
          <w:tblGrid>
            <w:gridCol w:w="9029"/>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210.0" w:type="dxa"/>
              <w:left w:w="150.0" w:type="dxa"/>
              <w:bottom w:w="210.0" w:type="dxa"/>
              <w:right w:w="150.0" w:type="dxa"/>
            </w:tcMar>
            <w:vAlign w:val="bottom"/>
          </w:tcPr>
          <w:p w:rsidR="00000000" w:rsidDel="00000000" w:rsidP="00000000" w:rsidRDefault="00000000" w:rsidRPr="00000000" w14:paraId="00000067">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8200"/>
                <w:sz w:val="24"/>
                <w:szCs w:val="24"/>
                <w:rtl w:val="0"/>
              </w:rPr>
              <w:t xml:space="preserve"># R program to illustrate a matrix</w:t>
            </w:r>
            <w:r w:rsidDel="00000000" w:rsidR="00000000" w:rsidRPr="00000000">
              <w:rPr>
                <w:rtl w:val="0"/>
              </w:rPr>
            </w:r>
          </w:p>
          <w:p w:rsidR="00000000" w:rsidDel="00000000" w:rsidP="00000000" w:rsidRDefault="00000000" w:rsidRPr="00000000" w14:paraId="00000068">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9">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 </w:t>
            </w:r>
            <w:r w:rsidDel="00000000" w:rsidR="00000000" w:rsidRPr="00000000">
              <w:rPr>
                <w:rFonts w:ascii="Times New Roman" w:cs="Times New Roman" w:eastAsia="Times New Roman" w:hAnsi="Times New Roman"/>
                <w:b w:val="1"/>
                <w:color w:val="006699"/>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matrix(</w:t>
            </w:r>
            <w:r w:rsidDel="00000000" w:rsidR="00000000" w:rsidRPr="00000000">
              <w:rPr>
                <w:rtl w:val="0"/>
              </w:rPr>
            </w:r>
          </w:p>
          <w:p w:rsidR="00000000" w:rsidDel="00000000" w:rsidP="00000000" w:rsidRDefault="00000000" w:rsidRPr="00000000" w14:paraId="0000006A">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8200"/>
                <w:sz w:val="24"/>
                <w:szCs w:val="24"/>
                <w:rtl w:val="0"/>
              </w:rPr>
              <w:t xml:space="preserve"># Taking sequence of elements</w:t>
            </w:r>
            <w:r w:rsidDel="00000000" w:rsidR="00000000" w:rsidRPr="00000000">
              <w:rPr>
                <w:rtl w:val="0"/>
              </w:rPr>
            </w:r>
          </w:p>
          <w:p w:rsidR="00000000" w:rsidDel="00000000" w:rsidP="00000000" w:rsidRDefault="00000000" w:rsidRPr="00000000" w14:paraId="0000006B">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c(</w:t>
            </w:r>
            <w:r w:rsidDel="00000000" w:rsidR="00000000" w:rsidRPr="00000000">
              <w:rPr>
                <w:rFonts w:ascii="Times New Roman" w:cs="Times New Roman" w:eastAsia="Times New Roman" w:hAnsi="Times New Roman"/>
                <w:color w:val="009900"/>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9900"/>
                <w:sz w:val="24"/>
                <w:szCs w:val="24"/>
                <w:rtl w:val="0"/>
              </w:rPr>
              <w:t xml:space="preserve">2</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9900"/>
                <w:sz w:val="24"/>
                <w:szCs w:val="24"/>
                <w:rtl w:val="0"/>
              </w:rPr>
              <w:t xml:space="preserve">3</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9900"/>
                <w:sz w:val="24"/>
                <w:szCs w:val="24"/>
                <w:rtl w:val="0"/>
              </w:rPr>
              <w:t xml:space="preserve">4</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9900"/>
                <w:sz w:val="24"/>
                <w:szCs w:val="24"/>
                <w:rtl w:val="0"/>
              </w:rPr>
              <w:t xml:space="preserve">5</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9900"/>
                <w:sz w:val="24"/>
                <w:szCs w:val="24"/>
                <w:rtl w:val="0"/>
              </w:rPr>
              <w:t xml:space="preserve">6</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9900"/>
                <w:sz w:val="24"/>
                <w:szCs w:val="24"/>
                <w:rtl w:val="0"/>
              </w:rPr>
              <w:t xml:space="preserve">7</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9900"/>
                <w:sz w:val="24"/>
                <w:szCs w:val="24"/>
                <w:rtl w:val="0"/>
              </w:rPr>
              <w:t xml:space="preserve">8</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9900"/>
                <w:sz w:val="24"/>
                <w:szCs w:val="24"/>
                <w:rtl w:val="0"/>
              </w:rPr>
              <w:t xml:space="preserve">9</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06C">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D">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8200"/>
                <w:sz w:val="24"/>
                <w:szCs w:val="24"/>
                <w:rtl w:val="0"/>
              </w:rPr>
              <w:t xml:space="preserve"># No of rows and columns</w:t>
            </w:r>
            <w:r w:rsidDel="00000000" w:rsidR="00000000" w:rsidRPr="00000000">
              <w:rPr>
                <w:rtl w:val="0"/>
              </w:rPr>
            </w:r>
          </w:p>
          <w:p w:rsidR="00000000" w:rsidDel="00000000" w:rsidP="00000000" w:rsidRDefault="00000000" w:rsidRPr="00000000" w14:paraId="0000006E">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nrow </w:t>
            </w:r>
            <w:r w:rsidDel="00000000" w:rsidR="00000000" w:rsidRPr="00000000">
              <w:rPr>
                <w:rFonts w:ascii="Times New Roman" w:cs="Times New Roman" w:eastAsia="Times New Roman" w:hAnsi="Times New Roman"/>
                <w:b w:val="1"/>
                <w:color w:val="006699"/>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9900"/>
                <w:sz w:val="24"/>
                <w:szCs w:val="24"/>
                <w:rtl w:val="0"/>
              </w:rPr>
              <w:t xml:space="preserve">3</w:t>
            </w:r>
            <w:r w:rsidDel="00000000" w:rsidR="00000000" w:rsidRPr="00000000">
              <w:rPr>
                <w:rFonts w:ascii="Times New Roman" w:cs="Times New Roman" w:eastAsia="Times New Roman" w:hAnsi="Times New Roman"/>
                <w:color w:val="000000"/>
                <w:sz w:val="24"/>
                <w:szCs w:val="24"/>
                <w:rtl w:val="0"/>
              </w:rPr>
              <w:t xml:space="preserve">, ncol </w:t>
            </w:r>
            <w:r w:rsidDel="00000000" w:rsidR="00000000" w:rsidRPr="00000000">
              <w:rPr>
                <w:rFonts w:ascii="Times New Roman" w:cs="Times New Roman" w:eastAsia="Times New Roman" w:hAnsi="Times New Roman"/>
                <w:b w:val="1"/>
                <w:color w:val="006699"/>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9900"/>
                <w:sz w:val="24"/>
                <w:szCs w:val="24"/>
                <w:rtl w:val="0"/>
              </w:rPr>
              <w:t xml:space="preserve">3</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06F">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0">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8200"/>
                <w:sz w:val="24"/>
                <w:szCs w:val="24"/>
                <w:rtl w:val="0"/>
              </w:rPr>
              <w:t xml:space="preserve"># By default matrices are</w:t>
            </w:r>
            <w:r w:rsidDel="00000000" w:rsidR="00000000" w:rsidRPr="00000000">
              <w:rPr>
                <w:rtl w:val="0"/>
              </w:rPr>
            </w:r>
          </w:p>
          <w:p w:rsidR="00000000" w:rsidDel="00000000" w:rsidP="00000000" w:rsidRDefault="00000000" w:rsidRPr="00000000" w14:paraId="00000071">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8200"/>
                <w:sz w:val="24"/>
                <w:szCs w:val="24"/>
                <w:rtl w:val="0"/>
              </w:rPr>
              <w:t xml:space="preserve"># in column-wise order</w:t>
            </w:r>
            <w:r w:rsidDel="00000000" w:rsidR="00000000" w:rsidRPr="00000000">
              <w:rPr>
                <w:rtl w:val="0"/>
              </w:rPr>
            </w:r>
          </w:p>
          <w:p w:rsidR="00000000" w:rsidDel="00000000" w:rsidP="00000000" w:rsidRDefault="00000000" w:rsidRPr="00000000" w14:paraId="00000072">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8200"/>
                <w:sz w:val="24"/>
                <w:szCs w:val="24"/>
                <w:rtl w:val="0"/>
              </w:rPr>
              <w:t xml:space="preserve"># So this parameter decides</w:t>
            </w:r>
            <w:r w:rsidDel="00000000" w:rsidR="00000000" w:rsidRPr="00000000">
              <w:rPr>
                <w:rtl w:val="0"/>
              </w:rPr>
            </w:r>
          </w:p>
          <w:p w:rsidR="00000000" w:rsidDel="00000000" w:rsidP="00000000" w:rsidRDefault="00000000" w:rsidRPr="00000000" w14:paraId="00000073">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8200"/>
                <w:sz w:val="24"/>
                <w:szCs w:val="24"/>
                <w:rtl w:val="0"/>
              </w:rPr>
              <w:t xml:space="preserve"># how to arrange the matrix         </w:t>
            </w:r>
            <w:r w:rsidDel="00000000" w:rsidR="00000000" w:rsidRPr="00000000">
              <w:rPr>
                <w:rtl w:val="0"/>
              </w:rPr>
            </w:r>
          </w:p>
          <w:p w:rsidR="00000000" w:rsidDel="00000000" w:rsidP="00000000" w:rsidRDefault="00000000" w:rsidRPr="00000000" w14:paraId="00000074">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byrow </w:t>
            </w:r>
            <w:r w:rsidDel="00000000" w:rsidR="00000000" w:rsidRPr="00000000">
              <w:rPr>
                <w:rFonts w:ascii="Times New Roman" w:cs="Times New Roman" w:eastAsia="Times New Roman" w:hAnsi="Times New Roman"/>
                <w:b w:val="1"/>
                <w:color w:val="006699"/>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TRUE                            </w:t>
            </w:r>
            <w:r w:rsidDel="00000000" w:rsidR="00000000" w:rsidRPr="00000000">
              <w:rPr>
                <w:rtl w:val="0"/>
              </w:rPr>
            </w:r>
          </w:p>
          <w:p w:rsidR="00000000" w:rsidDel="00000000" w:rsidP="00000000" w:rsidRDefault="00000000" w:rsidRPr="00000000" w14:paraId="00000075">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076">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7">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1493"/>
                <w:sz w:val="24"/>
                <w:szCs w:val="24"/>
                <w:rtl w:val="0"/>
              </w:rPr>
              <w:t xml:space="preserve">print</w:t>
            </w:r>
            <w:r w:rsidDel="00000000" w:rsidR="00000000" w:rsidRPr="00000000">
              <w:rPr>
                <w:rFonts w:ascii="Times New Roman" w:cs="Times New Roman" w:eastAsia="Times New Roman" w:hAnsi="Times New Roman"/>
                <w:color w:val="000000"/>
                <w:sz w:val="24"/>
                <w:szCs w:val="24"/>
                <w:rtl w:val="0"/>
              </w:rPr>
              <w:t xml:space="preserve">(A)</w:t>
            </w:r>
            <w:r w:rsidDel="00000000" w:rsidR="00000000" w:rsidRPr="00000000">
              <w:rPr>
                <w:rtl w:val="0"/>
              </w:rPr>
            </w:r>
          </w:p>
        </w:tc>
      </w:tr>
    </w:tbl>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27323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27323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3239"/>
          <w:sz w:val="24"/>
          <w:szCs w:val="24"/>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 </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     [,1] [,2] [,3]</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[1,]    1    2    3</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[2,]    4    5    6</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[3,]    7    8    9</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urier New" w:cs="Courier New" w:eastAsia="Courier New" w:hAnsi="Courier New"/>
          <w:b w:val="1"/>
          <w:i w:val="0"/>
          <w:smallCaps w:val="0"/>
          <w:strike w:val="0"/>
          <w:color w:val="273239"/>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urier New" w:cs="Courier New" w:eastAsia="Courier New" w:hAnsi="Courier New"/>
          <w:b w:val="1"/>
          <w:i w:val="0"/>
          <w:smallCaps w:val="0"/>
          <w:strike w:val="0"/>
          <w:color w:val="273239"/>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1"/>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3239"/>
          <w:sz w:val="24"/>
          <w:szCs w:val="24"/>
          <w:u w:val="none"/>
          <w:shd w:fill="auto" w:val="clear"/>
          <w:vertAlign w:val="baseline"/>
          <w:rtl w:val="0"/>
        </w:rPr>
        <w:t xml:space="preserve">V</w:t>
      </w:r>
      <w:r w:rsidDel="00000000" w:rsidR="00000000" w:rsidRPr="00000000">
        <w:rPr>
          <w:rFonts w:ascii="Courier New" w:cs="Courier New" w:eastAsia="Courier New" w:hAnsi="Courier New"/>
          <w:b w:val="1"/>
          <w:i w:val="0"/>
          <w:smallCaps w:val="0"/>
          <w:strike w:val="0"/>
          <w:color w:val="273239"/>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273239"/>
          <w:sz w:val="24"/>
          <w:szCs w:val="24"/>
          <w:u w:val="none"/>
          <w:shd w:fill="auto" w:val="clear"/>
          <w:vertAlign w:val="baseline"/>
          <w:rtl w:val="0"/>
        </w:rPr>
        <w:t xml:space="preserve">Arrays:</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Arrays are the R data objects which store the data in more than two dimensions. Arrays are n-dimensional data structures. For example, if we create an array of dimensions (2, 3,3) then it creates 3 rectangular matrices each with 2 rows and 3 columns. They are homogeneous data structures.</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Now, let’s see how to create arrays in R. To create an array in R you need to use the function called array(). The arguments to this array() are the set of elements in vectors and you have to pass a vector containing the dimensions of the array. </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3239"/>
          <w:sz w:val="24"/>
          <w:szCs w:val="24"/>
          <w:u w:val="none"/>
          <w:shd w:fill="auto" w:val="clear"/>
          <w:vertAlign w:val="baseline"/>
          <w:rtl w:val="0"/>
        </w:rPr>
        <w:t xml:space="preserve">Example:</w:t>
      </w: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  </w:t>
      </w:r>
    </w:p>
    <w:p w:rsidR="00000000" w:rsidDel="00000000" w:rsidP="00000000" w:rsidRDefault="00000000" w:rsidRPr="00000000" w14:paraId="00000085">
      <w:pPr>
        <w:keepNext w:val="0"/>
        <w:keepLines w:val="0"/>
        <w:pageBreakBefore w:val="0"/>
        <w:widowControl w:val="1"/>
        <w:numPr>
          <w:ilvl w:val="0"/>
          <w:numId w:val="2"/>
        </w:numPr>
        <w:pBdr>
          <w:top w:color="dddddd" w:space="8" w:sz="6" w:val="single"/>
          <w:left w:color="dddddd" w:space="9" w:sz="6" w:val="single"/>
          <w:bottom w:space="0" w:sz="0" w:val="nil"/>
          <w:right w:color="dddddd" w:space="9" w:sz="6" w:val="single"/>
          <w:between w:space="0" w:sz="0" w:val="nil"/>
        </w:pBdr>
        <w:shd w:fill="ffffff" w:val="clear"/>
        <w:spacing w:after="0" w:before="0" w:line="240" w:lineRule="auto"/>
        <w:ind w:left="720" w:right="180" w:hanging="36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Python3</w:t>
      </w:r>
    </w:p>
    <w:tbl>
      <w:tblPr>
        <w:tblStyle w:val="Table4"/>
        <w:tblW w:w="9029.0" w:type="dxa"/>
        <w:jc w:val="left"/>
        <w:tblLayout w:type="fixed"/>
        <w:tblLook w:val="0400"/>
      </w:tblPr>
      <w:tblGrid>
        <w:gridCol w:w="9029"/>
        <w:tblGridChange w:id="0">
          <w:tblGrid>
            <w:gridCol w:w="9029"/>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210.0" w:type="dxa"/>
              <w:left w:w="150.0" w:type="dxa"/>
              <w:bottom w:w="210.0" w:type="dxa"/>
              <w:right w:w="150.0" w:type="dxa"/>
            </w:tcMar>
            <w:vAlign w:val="bottom"/>
          </w:tcPr>
          <w:p w:rsidR="00000000" w:rsidDel="00000000" w:rsidP="00000000" w:rsidRDefault="00000000" w:rsidRPr="00000000" w14:paraId="00000086">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8200"/>
                <w:sz w:val="24"/>
                <w:szCs w:val="24"/>
                <w:rtl w:val="0"/>
              </w:rPr>
              <w:t xml:space="preserve"># R program to illustrate an array</w:t>
            </w:r>
            <w:r w:rsidDel="00000000" w:rsidR="00000000" w:rsidRPr="00000000">
              <w:rPr>
                <w:rtl w:val="0"/>
              </w:rPr>
            </w:r>
          </w:p>
          <w:p w:rsidR="00000000" w:rsidDel="00000000" w:rsidP="00000000" w:rsidRDefault="00000000" w:rsidRPr="00000000" w14:paraId="00000087">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8">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 </w:t>
            </w:r>
            <w:r w:rsidDel="00000000" w:rsidR="00000000" w:rsidRPr="00000000">
              <w:rPr>
                <w:rFonts w:ascii="Times New Roman" w:cs="Times New Roman" w:eastAsia="Times New Roman" w:hAnsi="Times New Roman"/>
                <w:b w:val="1"/>
                <w:color w:val="006699"/>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array(</w:t>
            </w:r>
            <w:r w:rsidDel="00000000" w:rsidR="00000000" w:rsidRPr="00000000">
              <w:rPr>
                <w:rtl w:val="0"/>
              </w:rPr>
            </w:r>
          </w:p>
          <w:p w:rsidR="00000000" w:rsidDel="00000000" w:rsidP="00000000" w:rsidRDefault="00000000" w:rsidRPr="00000000" w14:paraId="00000089">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8200"/>
                <w:sz w:val="24"/>
                <w:szCs w:val="24"/>
                <w:rtl w:val="0"/>
              </w:rPr>
              <w:t xml:space="preserve"># Taking sequence of elements</w:t>
            </w:r>
            <w:r w:rsidDel="00000000" w:rsidR="00000000" w:rsidRPr="00000000">
              <w:rPr>
                <w:rtl w:val="0"/>
              </w:rPr>
            </w:r>
          </w:p>
          <w:p w:rsidR="00000000" w:rsidDel="00000000" w:rsidP="00000000" w:rsidRDefault="00000000" w:rsidRPr="00000000" w14:paraId="0000008A">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c(</w:t>
            </w:r>
            <w:r w:rsidDel="00000000" w:rsidR="00000000" w:rsidRPr="00000000">
              <w:rPr>
                <w:rFonts w:ascii="Times New Roman" w:cs="Times New Roman" w:eastAsia="Times New Roman" w:hAnsi="Times New Roman"/>
                <w:color w:val="009900"/>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9900"/>
                <w:sz w:val="24"/>
                <w:szCs w:val="24"/>
                <w:rtl w:val="0"/>
              </w:rPr>
              <w:t xml:space="preserve">2</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9900"/>
                <w:sz w:val="24"/>
                <w:szCs w:val="24"/>
                <w:rtl w:val="0"/>
              </w:rPr>
              <w:t xml:space="preserve">3</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9900"/>
                <w:sz w:val="24"/>
                <w:szCs w:val="24"/>
                <w:rtl w:val="0"/>
              </w:rPr>
              <w:t xml:space="preserve">4</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9900"/>
                <w:sz w:val="24"/>
                <w:szCs w:val="24"/>
                <w:rtl w:val="0"/>
              </w:rPr>
              <w:t xml:space="preserve">5</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9900"/>
                <w:sz w:val="24"/>
                <w:szCs w:val="24"/>
                <w:rtl w:val="0"/>
              </w:rPr>
              <w:t xml:space="preserve">6</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9900"/>
                <w:sz w:val="24"/>
                <w:szCs w:val="24"/>
                <w:rtl w:val="0"/>
              </w:rPr>
              <w:t xml:space="preserve">7</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9900"/>
                <w:sz w:val="24"/>
                <w:szCs w:val="24"/>
                <w:rtl w:val="0"/>
              </w:rPr>
              <w:t xml:space="preserve">8</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08B">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C">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8200"/>
                <w:sz w:val="24"/>
                <w:szCs w:val="24"/>
                <w:rtl w:val="0"/>
              </w:rPr>
              <w:t xml:space="preserve"># Creating two rectangular matrices</w:t>
            </w:r>
            <w:r w:rsidDel="00000000" w:rsidR="00000000" w:rsidRPr="00000000">
              <w:rPr>
                <w:rtl w:val="0"/>
              </w:rPr>
            </w:r>
          </w:p>
          <w:p w:rsidR="00000000" w:rsidDel="00000000" w:rsidP="00000000" w:rsidRDefault="00000000" w:rsidRPr="00000000" w14:paraId="0000008D">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8200"/>
                <w:sz w:val="24"/>
                <w:szCs w:val="24"/>
                <w:rtl w:val="0"/>
              </w:rPr>
              <w:t xml:space="preserve"># each with two rows and two columns</w:t>
            </w:r>
            <w:r w:rsidDel="00000000" w:rsidR="00000000" w:rsidRPr="00000000">
              <w:rPr>
                <w:rtl w:val="0"/>
              </w:rPr>
            </w:r>
          </w:p>
          <w:p w:rsidR="00000000" w:rsidDel="00000000" w:rsidP="00000000" w:rsidRDefault="00000000" w:rsidRPr="00000000" w14:paraId="0000008E">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dim </w:t>
            </w:r>
            <w:r w:rsidDel="00000000" w:rsidR="00000000" w:rsidRPr="00000000">
              <w:rPr>
                <w:rFonts w:ascii="Times New Roman" w:cs="Times New Roman" w:eastAsia="Times New Roman" w:hAnsi="Times New Roman"/>
                <w:b w:val="1"/>
                <w:color w:val="006699"/>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c(</w:t>
            </w:r>
            <w:r w:rsidDel="00000000" w:rsidR="00000000" w:rsidRPr="00000000">
              <w:rPr>
                <w:rFonts w:ascii="Times New Roman" w:cs="Times New Roman" w:eastAsia="Times New Roman" w:hAnsi="Times New Roman"/>
                <w:color w:val="009900"/>
                <w:sz w:val="24"/>
                <w:szCs w:val="24"/>
                <w:rtl w:val="0"/>
              </w:rPr>
              <w:t xml:space="preserve">2</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9900"/>
                <w:sz w:val="24"/>
                <w:szCs w:val="24"/>
                <w:rtl w:val="0"/>
              </w:rPr>
              <w:t xml:space="preserve">2</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9900"/>
                <w:sz w:val="24"/>
                <w:szCs w:val="24"/>
                <w:rtl w:val="0"/>
              </w:rPr>
              <w:t xml:space="preserve">2</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08F">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090">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1">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1493"/>
                <w:sz w:val="24"/>
                <w:szCs w:val="24"/>
                <w:rtl w:val="0"/>
              </w:rPr>
              <w:t xml:space="preserve">print</w:t>
            </w:r>
            <w:r w:rsidDel="00000000" w:rsidR="00000000" w:rsidRPr="00000000">
              <w:rPr>
                <w:rFonts w:ascii="Times New Roman" w:cs="Times New Roman" w:eastAsia="Times New Roman" w:hAnsi="Times New Roman"/>
                <w:color w:val="000000"/>
                <w:sz w:val="24"/>
                <w:szCs w:val="24"/>
                <w:rtl w:val="0"/>
              </w:rPr>
              <w:t xml:space="preserve">(A)</w:t>
            </w:r>
            <w:r w:rsidDel="00000000" w:rsidR="00000000" w:rsidRPr="00000000">
              <w:rPr>
                <w:rtl w:val="0"/>
              </w:rPr>
            </w:r>
          </w:p>
        </w:tc>
      </w:tr>
    </w:tbl>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27323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27323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27323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27323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27323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27323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27323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27323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3239"/>
          <w:sz w:val="24"/>
          <w:szCs w:val="24"/>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 </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 , 1</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1"/>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3239"/>
          <w:sz w:val="24"/>
          <w:szCs w:val="24"/>
          <w:u w:val="none"/>
          <w:shd w:fill="auto" w:val="clear"/>
          <w:vertAlign w:val="baseline"/>
          <w:rtl w:val="0"/>
        </w:rPr>
        <w:t xml:space="preserve">     [,1] [,2]</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3239"/>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   1    3</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3239"/>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    2    4</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 , 2</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     [,1] [,2]</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[1,]    5    7</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[2,]    6    8</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1"/>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3239"/>
          <w:sz w:val="24"/>
          <w:szCs w:val="24"/>
          <w:u w:val="none"/>
          <w:shd w:fill="auto" w:val="clear"/>
          <w:vertAlign w:val="baseline"/>
          <w:rtl w:val="0"/>
        </w:rPr>
        <w:t xml:space="preserve">VI Factors</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Factors are the data objects which are used to categorize the data and store it as levels. They are useful for storing categorical data. They can store both strings and integers. They are useful to categorize unique values in columns like “TRUE” or “FALSE”, or “MALE” or “FEMALE”, etc.. They are useful in data analysis for statistical modeling.</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Now, let’s see how to create factors in R. To create a factor in R you need to use the function called factor(). The argument to this factor() is the vector. </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3239"/>
          <w:sz w:val="24"/>
          <w:szCs w:val="24"/>
          <w:u w:val="none"/>
          <w:shd w:fill="auto" w:val="clear"/>
          <w:vertAlign w:val="baseline"/>
          <w:rtl w:val="0"/>
        </w:rPr>
        <w:t xml:space="preserve">Example:</w:t>
      </w: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  </w:t>
      </w:r>
    </w:p>
    <w:p w:rsidR="00000000" w:rsidDel="00000000" w:rsidP="00000000" w:rsidRDefault="00000000" w:rsidRPr="00000000" w14:paraId="000000AA">
      <w:pPr>
        <w:keepNext w:val="0"/>
        <w:keepLines w:val="0"/>
        <w:pageBreakBefore w:val="0"/>
        <w:widowControl w:val="1"/>
        <w:numPr>
          <w:ilvl w:val="0"/>
          <w:numId w:val="4"/>
        </w:numPr>
        <w:pBdr>
          <w:top w:color="dddddd" w:space="8" w:sz="6" w:val="single"/>
          <w:left w:color="dddddd" w:space="9" w:sz="6" w:val="single"/>
          <w:bottom w:space="0" w:sz="0" w:val="nil"/>
          <w:right w:color="dddddd" w:space="9" w:sz="6" w:val="single"/>
          <w:between w:space="0" w:sz="0" w:val="nil"/>
        </w:pBdr>
        <w:shd w:fill="ffffff" w:val="clear"/>
        <w:spacing w:after="0" w:before="0" w:line="240" w:lineRule="auto"/>
        <w:ind w:left="720" w:right="180" w:hanging="36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Python3</w:t>
      </w:r>
    </w:p>
    <w:tbl>
      <w:tblPr>
        <w:tblStyle w:val="Table5"/>
        <w:tblW w:w="9029.0" w:type="dxa"/>
        <w:jc w:val="left"/>
        <w:tblLayout w:type="fixed"/>
        <w:tblLook w:val="0400"/>
      </w:tblPr>
      <w:tblGrid>
        <w:gridCol w:w="9029"/>
        <w:tblGridChange w:id="0">
          <w:tblGrid>
            <w:gridCol w:w="9029"/>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210.0" w:type="dxa"/>
              <w:left w:w="150.0" w:type="dxa"/>
              <w:bottom w:w="210.0" w:type="dxa"/>
              <w:right w:w="150.0" w:type="dxa"/>
            </w:tcMar>
            <w:vAlign w:val="bottom"/>
          </w:tcPr>
          <w:p w:rsidR="00000000" w:rsidDel="00000000" w:rsidP="00000000" w:rsidRDefault="00000000" w:rsidRPr="00000000" w14:paraId="000000AB">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8200"/>
                <w:sz w:val="24"/>
                <w:szCs w:val="24"/>
                <w:rtl w:val="0"/>
              </w:rPr>
              <w:t xml:space="preserve"># R program to illustrate factors</w:t>
            </w:r>
            <w:r w:rsidDel="00000000" w:rsidR="00000000" w:rsidRPr="00000000">
              <w:rPr>
                <w:rtl w:val="0"/>
              </w:rPr>
            </w:r>
          </w:p>
          <w:p w:rsidR="00000000" w:rsidDel="00000000" w:rsidP="00000000" w:rsidRDefault="00000000" w:rsidRPr="00000000" w14:paraId="000000AC">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D">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8200"/>
                <w:sz w:val="24"/>
                <w:szCs w:val="24"/>
                <w:rtl w:val="0"/>
              </w:rPr>
              <w:t xml:space="preserve"># Creating factor using factor()</w:t>
            </w:r>
            <w:r w:rsidDel="00000000" w:rsidR="00000000" w:rsidRPr="00000000">
              <w:rPr>
                <w:rtl w:val="0"/>
              </w:rPr>
            </w:r>
          </w:p>
          <w:p w:rsidR="00000000" w:rsidDel="00000000" w:rsidP="00000000" w:rsidRDefault="00000000" w:rsidRPr="00000000" w14:paraId="000000AE">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fac </w:t>
            </w:r>
            <w:r w:rsidDel="00000000" w:rsidR="00000000" w:rsidRPr="00000000">
              <w:rPr>
                <w:rFonts w:ascii="Times New Roman" w:cs="Times New Roman" w:eastAsia="Times New Roman" w:hAnsi="Times New Roman"/>
                <w:b w:val="1"/>
                <w:color w:val="006699"/>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factor(c(</w:t>
            </w:r>
            <w:r w:rsidDel="00000000" w:rsidR="00000000" w:rsidRPr="00000000">
              <w:rPr>
                <w:rFonts w:ascii="Times New Roman" w:cs="Times New Roman" w:eastAsia="Times New Roman" w:hAnsi="Times New Roman"/>
                <w:color w:val="0000ff"/>
                <w:sz w:val="24"/>
                <w:szCs w:val="24"/>
                <w:rtl w:val="0"/>
              </w:rPr>
              <w:t xml:space="preserve">"Male"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"Female"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"Male"</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0AF">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"Male"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"Female"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"Male"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"Female"</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0B0">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1">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1493"/>
                <w:sz w:val="24"/>
                <w:szCs w:val="24"/>
                <w:rtl w:val="0"/>
              </w:rPr>
              <w:t xml:space="preserve">print</w:t>
            </w:r>
            <w:r w:rsidDel="00000000" w:rsidR="00000000" w:rsidRPr="00000000">
              <w:rPr>
                <w:rFonts w:ascii="Times New Roman" w:cs="Times New Roman" w:eastAsia="Times New Roman" w:hAnsi="Times New Roman"/>
                <w:color w:val="000000"/>
                <w:sz w:val="24"/>
                <w:szCs w:val="24"/>
                <w:rtl w:val="0"/>
              </w:rPr>
              <w:t xml:space="preserve">(fac)</w:t>
            </w:r>
            <w:r w:rsidDel="00000000" w:rsidR="00000000" w:rsidRPr="00000000">
              <w:rPr>
                <w:rtl w:val="0"/>
              </w:rPr>
            </w:r>
          </w:p>
        </w:tc>
      </w:tr>
    </w:tbl>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3239"/>
          <w:sz w:val="24"/>
          <w:szCs w:val="24"/>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 </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[1] Male   Female Male   Male   Female Male   Female</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Levels: Female Male</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 </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 Available R Datasets:</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ffffff" w:val="clear"/>
        <w:spacing w:after="45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has numerous datasets that are built-in and these datasets are available in a R package called “</w:t>
      </w:r>
      <w:hyperlink r:id="rId7">
        <w:r w:rsidDel="00000000" w:rsidR="00000000" w:rsidRPr="00000000">
          <w:rPr>
            <w:rFonts w:ascii="Times New Roman" w:cs="Times New Roman" w:eastAsia="Times New Roman" w:hAnsi="Times New Roman"/>
            <w:b w:val="0"/>
            <w:i w:val="0"/>
            <w:smallCaps w:val="0"/>
            <w:strike w:val="0"/>
            <w:color w:val="0066bf"/>
            <w:sz w:val="24"/>
            <w:szCs w:val="24"/>
            <w:u w:val="single"/>
            <w:shd w:fill="auto" w:val="clear"/>
            <w:vertAlign w:val="baseline"/>
            <w:rtl w:val="0"/>
          </w:rPr>
          <w:t xml:space="preserve">R Datasets Package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is maintained by R Core team and available with base installation of R. We can find the list of built-in datasets readily available in R using R function data().</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ffffff" w:val="clear"/>
        <w:spacing w:after="45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Most used data sets in ‘R’</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ffffff" w:val="clear"/>
        <w:spacing w:after="45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21b34"/>
          <w:sz w:val="28"/>
          <w:szCs w:val="28"/>
          <w:u w:val="none"/>
          <w:shd w:fill="auto" w:val="clear"/>
          <w:vertAlign w:val="baseline"/>
          <w:rtl w:val="0"/>
        </w:rPr>
        <w:t xml:space="preserve">mtcars: Motor Trend Car Road Tests</w:t>
      </w: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color w:val="021b34"/>
          <w:sz w:val="24"/>
          <w:szCs w:val="24"/>
          <w:highlight w:val="white"/>
        </w:rPr>
      </w:pPr>
      <w:r w:rsidDel="00000000" w:rsidR="00000000" w:rsidRPr="00000000">
        <w:rPr>
          <w:rFonts w:ascii="Times New Roman" w:cs="Times New Roman" w:eastAsia="Times New Roman" w:hAnsi="Times New Roman"/>
          <w:color w:val="021b34"/>
          <w:sz w:val="24"/>
          <w:szCs w:val="24"/>
          <w:highlight w:val="white"/>
          <w:rtl w:val="0"/>
        </w:rPr>
        <w:t xml:space="preserve">The data was extracted from the 1974 Motor Trend US magazine, and comprises fuel consumption and 10 aspects of automobile design and performance for 32 automobiles (1973–74 models)</w:t>
      </w:r>
    </w:p>
    <w:p w:rsidR="00000000" w:rsidDel="00000000" w:rsidP="00000000" w:rsidRDefault="00000000" w:rsidRPr="00000000" w14:paraId="000000BC">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(ii) </w:t>
      </w:r>
      <w:r w:rsidDel="00000000" w:rsidR="00000000" w:rsidRPr="00000000">
        <w:rPr>
          <w:rFonts w:ascii="Times New Roman" w:cs="Times New Roman" w:eastAsia="Times New Roman" w:hAnsi="Times New Roman"/>
          <w:color w:val="000000"/>
          <w:sz w:val="28"/>
          <w:szCs w:val="28"/>
          <w:rtl w:val="0"/>
        </w:rPr>
        <w:t xml:space="preserve">iris</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iris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set gives the measurements in centimeters of the variables sepal length, sepal width, petal length and petal width, respectively, for 50 flowers from each of 3 species of iris. The species are Iris setosa, versicolor, and virginica.</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(iii) ToothGrowth</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ffffff" w:val="clear"/>
        <w:spacing w:after="168"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ToothGrowth data set contains the result from an experiment studying the effect of vitamin C on tooth growth in 60 Guinea pigs. Each animal received one of three dose levels of vitamin C (0.5, 1, and 2 mg/day) by one of two delivery methods, (orange juice or ascorbic acid (a form of vitamin C and coded as VC).</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ffffff" w:val="clear"/>
        <w:spacing w:after="168"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(iv) PlantGrowth</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ffffff" w:val="clear"/>
        <w:spacing w:after="168"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Results obtained from an experiment to compare yields (as measured by dried weight of plants) obtained under a control and two different treatment condition.</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21b34"/>
          <w:sz w:val="24"/>
          <w:szCs w:val="24"/>
          <w:rtl w:val="0"/>
        </w:rPr>
        <w:t xml:space="preserve">Now </w:t>
      </w:r>
      <w:r w:rsidDel="00000000" w:rsidR="00000000" w:rsidRPr="00000000">
        <w:rPr>
          <w:b w:val="1"/>
          <w:color w:val="021b34"/>
          <w:rtl w:val="0"/>
        </w:rPr>
        <w:t xml:space="preserve">Let’s</w:t>
      </w:r>
      <w:r w:rsidDel="00000000" w:rsidR="00000000" w:rsidRPr="00000000">
        <w:rPr>
          <w:rFonts w:ascii="Times New Roman" w:cs="Times New Roman" w:eastAsia="Times New Roman" w:hAnsi="Times New Roman"/>
          <w:b w:val="1"/>
          <w:color w:val="021b34"/>
          <w:sz w:val="24"/>
          <w:szCs w:val="24"/>
          <w:rtl w:val="0"/>
        </w:rPr>
        <w:t xml:space="preserve"> learn the command to display the data from </w:t>
      </w:r>
      <w:r w:rsidDel="00000000" w:rsidR="00000000" w:rsidRPr="00000000">
        <w:rPr>
          <w:b w:val="1"/>
          <w:color w:val="021b34"/>
          <w:rtl w:val="0"/>
        </w:rPr>
        <w:t xml:space="preserve">a </w:t>
      </w:r>
      <w:r w:rsidDel="00000000" w:rsidR="00000000" w:rsidRPr="00000000">
        <w:rPr>
          <w:rFonts w:ascii="Times New Roman" w:cs="Times New Roman" w:eastAsia="Times New Roman" w:hAnsi="Times New Roman"/>
          <w:b w:val="1"/>
          <w:color w:val="021b34"/>
          <w:sz w:val="24"/>
          <w:szCs w:val="24"/>
          <w:rtl w:val="0"/>
        </w:rPr>
        <w:t xml:space="preserve">particular data set</w:t>
      </w:r>
      <w:r w:rsidDel="00000000" w:rsidR="00000000" w:rsidRPr="00000000">
        <w:rPr>
          <w:b w:val="1"/>
          <w:color w:val="021b34"/>
          <w:rtl w:val="0"/>
        </w:rPr>
        <w:t xml:space="preserve"> </w:t>
      </w:r>
      <w:r w:rsidDel="00000000" w:rsidR="00000000" w:rsidRPr="00000000">
        <w:rPr>
          <w:rFonts w:ascii="Times New Roman" w:cs="Times New Roman" w:eastAsia="Times New Roman" w:hAnsi="Times New Roman"/>
          <w:color w:val="021b34"/>
          <w:sz w:val="24"/>
          <w:szCs w:val="24"/>
          <w:rtl w:val="0"/>
        </w:rPr>
        <w:t xml:space="preserve">iris</w:t>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ffffff" w:val="clear"/>
        <w:spacing w:after="168"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#Loading</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ffffff" w:val="clear"/>
        <w:spacing w:after="168" w:before="0" w:line="240" w:lineRule="auto"/>
        <w:ind w:left="0" w:right="0" w:firstLine="0"/>
        <w:jc w:val="both"/>
        <w:rPr>
          <w:rFonts w:ascii="Times New Roman" w:cs="Times New Roman" w:eastAsia="Times New Roman" w:hAnsi="Times New Roman"/>
          <w:b w:val="0"/>
          <w:i w:val="0"/>
          <w:smallCaps w:val="0"/>
          <w:strike w:val="0"/>
          <w:color w:val="021b34"/>
          <w:sz w:val="24"/>
          <w:szCs w:val="24"/>
          <w:u w:val="none"/>
          <w:shd w:fill="f5f5f5"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w:t>
      </w:r>
      <w:r w:rsidDel="00000000" w:rsidR="00000000" w:rsidRPr="00000000">
        <w:rPr>
          <w:rFonts w:ascii="Times New Roman" w:cs="Times New Roman" w:eastAsia="Times New Roman" w:hAnsi="Times New Roman"/>
          <w:b w:val="0"/>
          <w:i w:val="0"/>
          <w:smallCaps w:val="0"/>
          <w:strike w:val="0"/>
          <w:color w:val="687687"/>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"iris"</w:t>
      </w:r>
      <w:r w:rsidDel="00000000" w:rsidR="00000000" w:rsidRPr="00000000">
        <w:rPr>
          <w:rFonts w:ascii="Times New Roman" w:cs="Times New Roman" w:eastAsia="Times New Roman" w:hAnsi="Times New Roman"/>
          <w:b w:val="0"/>
          <w:i w:val="0"/>
          <w:smallCaps w:val="0"/>
          <w:strike w:val="0"/>
          <w:color w:val="687687"/>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21b34"/>
          <w:sz w:val="24"/>
          <w:szCs w:val="24"/>
          <w:u w:val="none"/>
          <w:shd w:fill="f5f5f5" w:val="clear"/>
          <w:vertAlign w:val="baseline"/>
          <w:rtl w:val="0"/>
        </w:rPr>
        <w:t xml:space="preserve"> </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ffffff" w:val="clear"/>
        <w:spacing w:after="168" w:before="0" w:line="240" w:lineRule="auto"/>
        <w:ind w:left="0" w:right="0" w:firstLine="0"/>
        <w:jc w:val="both"/>
        <w:rPr>
          <w:rFonts w:ascii="Times New Roman" w:cs="Times New Roman" w:eastAsia="Times New Roman" w:hAnsi="Times New Roman"/>
          <w:b w:val="0"/>
          <w:i w:val="0"/>
          <w:smallCaps w:val="0"/>
          <w:strike w:val="0"/>
          <w:color w:val="021b34"/>
          <w:sz w:val="24"/>
          <w:szCs w:val="24"/>
          <w:u w:val="none"/>
          <w:shd w:fill="f5f5f5" w:val="clear"/>
          <w:vertAlign w:val="baseline"/>
        </w:rPr>
      </w:pPr>
      <w:r w:rsidDel="00000000" w:rsidR="00000000" w:rsidRPr="00000000">
        <w:rPr>
          <w:rFonts w:ascii="Times New Roman" w:cs="Times New Roman" w:eastAsia="Times New Roman" w:hAnsi="Times New Roman"/>
          <w:b w:val="0"/>
          <w:i w:val="0"/>
          <w:smallCaps w:val="0"/>
          <w:strike w:val="0"/>
          <w:color w:val="021b34"/>
          <w:sz w:val="24"/>
          <w:szCs w:val="24"/>
          <w:u w:val="none"/>
          <w:shd w:fill="f5f5f5" w:val="clear"/>
          <w:vertAlign w:val="baseline"/>
          <w:rtl w:val="0"/>
        </w:rPr>
        <w:t xml:space="preserve">#for printing</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ffffff" w:val="clear"/>
        <w:spacing w:after="168" w:before="0" w:line="240" w:lineRule="auto"/>
        <w:ind w:left="0" w:right="0" w:firstLine="0"/>
        <w:jc w:val="both"/>
        <w:rPr>
          <w:rFonts w:ascii="Times New Roman" w:cs="Times New Roman" w:eastAsia="Times New Roman" w:hAnsi="Times New Roman"/>
          <w:b w:val="0"/>
          <w:i w:val="0"/>
          <w:smallCaps w:val="0"/>
          <w:strike w:val="0"/>
          <w:color w:val="021b34"/>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head</w:t>
      </w:r>
      <w:r w:rsidDel="00000000" w:rsidR="00000000" w:rsidRPr="00000000">
        <w:rPr>
          <w:rFonts w:ascii="Times New Roman" w:cs="Times New Roman" w:eastAsia="Times New Roman" w:hAnsi="Times New Roman"/>
          <w:b w:val="0"/>
          <w:i w:val="0"/>
          <w:smallCaps w:val="0"/>
          <w:strike w:val="0"/>
          <w:color w:val="687687"/>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iris</w:t>
      </w:r>
      <w:r w:rsidDel="00000000" w:rsidR="00000000" w:rsidRPr="00000000">
        <w:rPr>
          <w:rFonts w:ascii="Times New Roman" w:cs="Times New Roman" w:eastAsia="Times New Roman" w:hAnsi="Times New Roman"/>
          <w:b w:val="0"/>
          <w:i w:val="0"/>
          <w:smallCaps w:val="0"/>
          <w:strike w:val="0"/>
          <w:color w:val="687687"/>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ffffff" w:val="clear"/>
        <w:spacing w:after="450" w:before="0" w:line="240" w:lineRule="auto"/>
        <w:ind w:left="0" w:right="0" w:firstLine="0"/>
        <w:jc w:val="left"/>
        <w:rPr>
          <w:rFonts w:ascii="Courier New" w:cs="Courier New" w:eastAsia="Courier New" w:hAnsi="Courier New"/>
          <w:b w:val="0"/>
          <w:i w:val="0"/>
          <w:smallCaps w:val="0"/>
          <w:strike w:val="0"/>
          <w:color w:val="021b34"/>
          <w:sz w:val="20"/>
          <w:szCs w:val="20"/>
          <w:u w:val="none"/>
          <w:shd w:fill="f5f5f5" w:val="clear"/>
          <w:vertAlign w:val="baseline"/>
        </w:rPr>
      </w:pPr>
      <w:r w:rsidDel="00000000" w:rsidR="00000000" w:rsidRPr="00000000">
        <w:rPr>
          <w:rFonts w:ascii="Courier New" w:cs="Courier New" w:eastAsia="Courier New" w:hAnsi="Courier New"/>
          <w:b w:val="0"/>
          <w:i w:val="0"/>
          <w:smallCaps w:val="0"/>
          <w:strike w:val="0"/>
          <w:color w:val="228b22"/>
          <w:sz w:val="20"/>
          <w:szCs w:val="20"/>
          <w:u w:val="none"/>
          <w:shd w:fill="auto" w:val="clear"/>
          <w:vertAlign w:val="baseline"/>
          <w:rtl w:val="0"/>
        </w:rPr>
        <w:t xml:space="preserve"># Number of rows (observations)</w:t>
      </w:r>
      <w:r w:rsidDel="00000000" w:rsidR="00000000" w:rsidRPr="00000000">
        <w:rPr>
          <w:rFonts w:ascii="Courier New" w:cs="Courier New" w:eastAsia="Courier New" w:hAnsi="Courier New"/>
          <w:b w:val="0"/>
          <w:i w:val="0"/>
          <w:smallCaps w:val="0"/>
          <w:strike w:val="0"/>
          <w:color w:val="021b34"/>
          <w:sz w:val="20"/>
          <w:szCs w:val="20"/>
          <w:u w:val="none"/>
          <w:shd w:fill="f5f5f5" w:val="clear"/>
          <w:vertAlign w:val="baseline"/>
          <w:rtl w:val="0"/>
        </w:rPr>
        <w:t xml:space="preserve"> </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ffffff" w:val="clear"/>
        <w:spacing w:after="450" w:before="0" w:line="240" w:lineRule="auto"/>
        <w:ind w:left="0" w:right="0" w:firstLine="0"/>
        <w:jc w:val="left"/>
        <w:rPr>
          <w:rFonts w:ascii="Courier New" w:cs="Courier New" w:eastAsia="Courier New" w:hAnsi="Courier New"/>
          <w:b w:val="0"/>
          <w:i w:val="0"/>
          <w:smallCaps w:val="0"/>
          <w:strike w:val="0"/>
          <w:color w:val="021b34"/>
          <w:sz w:val="20"/>
          <w:szCs w:val="20"/>
          <w:u w:val="none"/>
          <w:shd w:fill="f5f5f5"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nrow</w:t>
      </w:r>
      <w:r w:rsidDel="00000000" w:rsidR="00000000" w:rsidRPr="00000000">
        <w:rPr>
          <w:rFonts w:ascii="Times New Roman" w:cs="Times New Roman" w:eastAsia="Times New Roman" w:hAnsi="Times New Roman"/>
          <w:b w:val="0"/>
          <w:i w:val="0"/>
          <w:smallCaps w:val="0"/>
          <w:strike w:val="0"/>
          <w:color w:val="687687"/>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iris</w:t>
      </w:r>
      <w:r w:rsidDel="00000000" w:rsidR="00000000" w:rsidRPr="00000000">
        <w:rPr>
          <w:rFonts w:ascii="Times New Roman" w:cs="Times New Roman" w:eastAsia="Times New Roman" w:hAnsi="Times New Roman"/>
          <w:b w:val="0"/>
          <w:i w:val="0"/>
          <w:smallCaps w:val="0"/>
          <w:strike w:val="0"/>
          <w:color w:val="687687"/>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ffffff" w:val="clear"/>
        <w:spacing w:after="450" w:before="0" w:line="240" w:lineRule="auto"/>
        <w:ind w:left="0" w:right="0" w:firstLine="0"/>
        <w:jc w:val="left"/>
        <w:rPr>
          <w:rFonts w:ascii="Courier New" w:cs="Courier New" w:eastAsia="Courier New" w:hAnsi="Courier New"/>
          <w:b w:val="0"/>
          <w:i w:val="0"/>
          <w:smallCaps w:val="0"/>
          <w:strike w:val="0"/>
          <w:color w:val="021b34"/>
          <w:sz w:val="20"/>
          <w:szCs w:val="20"/>
          <w:u w:val="none"/>
          <w:shd w:fill="f5f5f5" w:val="clear"/>
          <w:vertAlign w:val="baseline"/>
        </w:rPr>
      </w:pPr>
      <w:r w:rsidDel="00000000" w:rsidR="00000000" w:rsidRPr="00000000">
        <w:rPr>
          <w:rFonts w:ascii="Courier New" w:cs="Courier New" w:eastAsia="Courier New" w:hAnsi="Courier New"/>
          <w:b w:val="0"/>
          <w:i w:val="0"/>
          <w:smallCaps w:val="0"/>
          <w:strike w:val="0"/>
          <w:color w:val="228b22"/>
          <w:sz w:val="20"/>
          <w:szCs w:val="20"/>
          <w:u w:val="none"/>
          <w:shd w:fill="auto" w:val="clear"/>
          <w:vertAlign w:val="baseline"/>
          <w:rtl w:val="0"/>
        </w:rPr>
        <w:t xml:space="preserve"># Number of columns (variables)</w:t>
      </w:r>
      <w:r w:rsidDel="00000000" w:rsidR="00000000" w:rsidRPr="00000000">
        <w:rPr>
          <w:rFonts w:ascii="Courier New" w:cs="Courier New" w:eastAsia="Courier New" w:hAnsi="Courier New"/>
          <w:b w:val="0"/>
          <w:i w:val="0"/>
          <w:smallCaps w:val="0"/>
          <w:strike w:val="0"/>
          <w:color w:val="021b34"/>
          <w:sz w:val="20"/>
          <w:szCs w:val="20"/>
          <w:u w:val="none"/>
          <w:shd w:fill="f5f5f5" w:val="clear"/>
          <w:vertAlign w:val="baseline"/>
          <w:rtl w:val="0"/>
        </w:rPr>
        <w:t xml:space="preserve"> </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ffffff" w:val="clear"/>
        <w:spacing w:after="45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ncol</w:t>
      </w:r>
      <w:r w:rsidDel="00000000" w:rsidR="00000000" w:rsidRPr="00000000">
        <w:rPr>
          <w:rFonts w:ascii="Times New Roman" w:cs="Times New Roman" w:eastAsia="Times New Roman" w:hAnsi="Times New Roman"/>
          <w:b w:val="0"/>
          <w:i w:val="0"/>
          <w:smallCaps w:val="0"/>
          <w:strike w:val="0"/>
          <w:color w:val="687687"/>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mtcars</w:t>
      </w:r>
      <w:r w:rsidDel="00000000" w:rsidR="00000000" w:rsidRPr="00000000">
        <w:rPr>
          <w:rFonts w:ascii="Times New Roman" w:cs="Times New Roman" w:eastAsia="Times New Roman" w:hAnsi="Times New Roman"/>
          <w:b w:val="0"/>
          <w:i w:val="0"/>
          <w:smallCaps w:val="0"/>
          <w:strike w:val="0"/>
          <w:color w:val="687687"/>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C">
      <w:pPr>
        <w:shd w:fill="ffffff" w:val="clear"/>
        <w:spacing w:after="0" w:line="240" w:lineRule="auto"/>
        <w:jc w:val="both"/>
        <w:rPr>
          <w:rFonts w:ascii="Open Sans" w:cs="Open Sans" w:eastAsia="Open Sans" w:hAnsi="Open Sans"/>
          <w:color w:val="021b34"/>
          <w:sz w:val="20"/>
          <w:szCs w:val="20"/>
        </w:rPr>
      </w:pPr>
      <w:r w:rsidDel="00000000" w:rsidR="00000000" w:rsidRPr="00000000">
        <w:rPr>
          <w:rFonts w:ascii="Open Sans" w:cs="Open Sans" w:eastAsia="Open Sans" w:hAnsi="Open Sans"/>
          <w:color w:val="021b34"/>
          <w:sz w:val="20"/>
          <w:szCs w:val="20"/>
          <w:rtl w:val="0"/>
        </w:rPr>
        <w:t xml:space="preserve">If you want to learn more about </w:t>
      </w:r>
      <w:r w:rsidDel="00000000" w:rsidR="00000000" w:rsidRPr="00000000">
        <w:rPr>
          <w:rFonts w:ascii="Open Sans" w:cs="Open Sans" w:eastAsia="Open Sans" w:hAnsi="Open Sans"/>
          <w:i w:val="1"/>
          <w:color w:val="021b34"/>
          <w:sz w:val="20"/>
          <w:szCs w:val="20"/>
          <w:rtl w:val="0"/>
        </w:rPr>
        <w:t xml:space="preserve">iris</w:t>
      </w:r>
      <w:r w:rsidDel="00000000" w:rsidR="00000000" w:rsidRPr="00000000">
        <w:rPr>
          <w:rFonts w:ascii="Open Sans" w:cs="Open Sans" w:eastAsia="Open Sans" w:hAnsi="Open Sans"/>
          <w:color w:val="021b34"/>
          <w:sz w:val="20"/>
          <w:szCs w:val="20"/>
          <w:rtl w:val="0"/>
        </w:rPr>
        <w:t xml:space="preserve"> type this:</w:t>
      </w:r>
    </w:p>
    <w:p w:rsidR="00000000" w:rsidDel="00000000" w:rsidP="00000000" w:rsidRDefault="00000000" w:rsidRPr="00000000" w14:paraId="000000CD">
      <w:pPr>
        <w:shd w:fill="ffffff" w:val="clear"/>
        <w:spacing w:after="0" w:line="240" w:lineRule="auto"/>
        <w:jc w:val="both"/>
        <w:rPr>
          <w:rFonts w:ascii="Open Sans" w:cs="Open Sans" w:eastAsia="Open Sans" w:hAnsi="Open Sans"/>
          <w:color w:val="021b34"/>
          <w:sz w:val="20"/>
          <w:szCs w:val="20"/>
        </w:rPr>
      </w:pPr>
      <w:r w:rsidDel="00000000" w:rsidR="00000000" w:rsidRPr="00000000">
        <w:rPr>
          <w:rtl w:val="0"/>
        </w:rPr>
      </w:r>
    </w:p>
    <w:p w:rsidR="00000000" w:rsidDel="00000000" w:rsidP="00000000" w:rsidRDefault="00000000" w:rsidRPr="00000000" w14:paraId="000000C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both"/>
        <w:rPr>
          <w:rFonts w:ascii="Courier New" w:cs="Courier New" w:eastAsia="Courier New" w:hAnsi="Courier New"/>
          <w:color w:val="021b34"/>
          <w:sz w:val="20"/>
          <w:szCs w:val="20"/>
        </w:rPr>
      </w:pPr>
      <w:r w:rsidDel="00000000" w:rsidR="00000000" w:rsidRPr="00000000">
        <w:rPr>
          <w:rFonts w:ascii="Courier New" w:cs="Courier New" w:eastAsia="Courier New" w:hAnsi="Courier New"/>
          <w:color w:val="021b34"/>
          <w:sz w:val="20"/>
          <w:szCs w:val="20"/>
          <w:shd w:fill="f5f5f5" w:val="clear"/>
          <w:rtl w:val="0"/>
        </w:rPr>
        <w:t xml:space="preserve">?</w:t>
      </w:r>
      <w:r w:rsidDel="00000000" w:rsidR="00000000" w:rsidRPr="00000000">
        <w:rPr>
          <w:rFonts w:ascii="Courier New" w:cs="Courier New" w:eastAsia="Courier New" w:hAnsi="Courier New"/>
          <w:color w:val="000000"/>
          <w:sz w:val="20"/>
          <w:szCs w:val="20"/>
          <w:shd w:fill="f5f5f5" w:val="clear"/>
          <w:rtl w:val="0"/>
        </w:rPr>
        <w:t xml:space="preserve">iris</w:t>
      </w: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 Null, NA, Missing Values:</w:t>
      </w:r>
    </w:p>
    <w:p w:rsidR="00000000" w:rsidDel="00000000" w:rsidP="00000000" w:rsidRDefault="00000000" w:rsidRPr="00000000" w14:paraId="000000D1">
      <w:pPr>
        <w:shd w:fill="ffffff" w:val="clea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u w:val="single"/>
          <w:rtl w:val="0"/>
        </w:rPr>
        <w:t xml:space="preserve">NULL</w:t>
      </w:r>
      <w:r w:rsidDel="00000000" w:rsidR="00000000" w:rsidRPr="00000000">
        <w:rPr>
          <w:rFonts w:ascii="Times New Roman" w:cs="Times New Roman" w:eastAsia="Times New Roman" w:hAnsi="Times New Roman"/>
          <w:color w:val="000000"/>
          <w:sz w:val="24"/>
          <w:szCs w:val="24"/>
          <w:rtl w:val="0"/>
        </w:rPr>
        <w:t xml:space="preserve"> is an object and is returned when an expression or function results in an undefined value. In R language, NULL (capital letters) is a reserved word and can also be the product of importing data with unknown data type.</w:t>
      </w:r>
    </w:p>
    <w:p w:rsidR="00000000" w:rsidDel="00000000" w:rsidP="00000000" w:rsidRDefault="00000000" w:rsidRPr="00000000" w14:paraId="000000D2">
      <w:pPr>
        <w:shd w:fill="ffffff" w:val="clea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u w:val="single"/>
          <w:rtl w:val="0"/>
        </w:rPr>
        <w:t xml:space="preserve">NA</w:t>
      </w:r>
      <w:r w:rsidDel="00000000" w:rsidR="00000000" w:rsidRPr="00000000">
        <w:rPr>
          <w:rFonts w:ascii="Times New Roman" w:cs="Times New Roman" w:eastAsia="Times New Roman" w:hAnsi="Times New Roman"/>
          <w:color w:val="000000"/>
          <w:sz w:val="24"/>
          <w:szCs w:val="24"/>
          <w:rtl w:val="0"/>
        </w:rPr>
        <w:t xml:space="preserve"> is a logical constant of length 1 and is an indicator for a missing value.NA (capital letters) is a reserved word and can be coerced to any other data type vector (except raw) and can also be a product when importing data. NA and “NA” (as presented as string) are not interchangeable. NA stands for Not Available.</w:t>
      </w:r>
    </w:p>
    <w:p w:rsidR="00000000" w:rsidDel="00000000" w:rsidP="00000000" w:rsidRDefault="00000000" w:rsidRPr="00000000" w14:paraId="000000D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Basic Packages related to Statistics: e. g. stats, </w:t>
      </w:r>
      <w:r w:rsidDel="00000000" w:rsidR="00000000" w:rsidRPr="00000000">
        <w:rPr>
          <w:rFonts w:ascii="Times New Roman" w:cs="Times New Roman" w:eastAsia="Times New Roman" w:hAnsi="Times New Roman"/>
          <w:b w:val="1"/>
          <w:sz w:val="24"/>
          <w:szCs w:val="24"/>
          <w:rtl w:val="0"/>
        </w:rPr>
        <w:t xml:space="preserve">stats4,</w:t>
      </w:r>
      <w:r w:rsidDel="00000000" w:rsidR="00000000" w:rsidRPr="00000000">
        <w:rPr>
          <w:rFonts w:ascii="Times New Roman" w:cs="Times New Roman" w:eastAsia="Times New Roman" w:hAnsi="Times New Roman"/>
          <w:sz w:val="24"/>
          <w:szCs w:val="24"/>
          <w:rtl w:val="0"/>
        </w:rPr>
        <w:t xml:space="preserve"> graphics, grDevices</w:t>
      </w:r>
    </w:p>
    <w:p w:rsidR="00000000" w:rsidDel="00000000" w:rsidP="00000000" w:rsidRDefault="00000000" w:rsidRPr="00000000" w14:paraId="000000D4">
      <w:pPr>
        <w:numPr>
          <w:ilvl w:val="1"/>
          <w:numId w:val="5"/>
        </w:numPr>
        <w:shd w:fill="ffffff" w:val="clear"/>
        <w:spacing w:after="0" w:before="28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One of the strengths of R is that the system can easily be extended. The system allows you to write new functions and package those functions in a so called `R package' (or `R library'). The R package may also contain other R objects, for example data sets or documentation. There is a lively R user community and many R packages have been written and made available on CRAN for other users. Just a few examples, there are packages for portfolio optimization, drawing maps, exporting objects to html, time series analysis, spatial statistics and the list goes on and on. </w:t>
      </w:r>
    </w:p>
    <w:p w:rsidR="00000000" w:rsidDel="00000000" w:rsidP="00000000" w:rsidRDefault="00000000" w:rsidRPr="00000000" w14:paraId="000000D5">
      <w:pPr>
        <w:numPr>
          <w:ilvl w:val="1"/>
          <w:numId w:val="5"/>
        </w:numPr>
        <w:shd w:fill="ffffff" w:val="clear"/>
        <w:spacing w:after="280" w:before="0" w:line="24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When you download R, already a number (around 30) of packages are downloaded as well. To use a function in an R package, that package has to be attached to the system. When you start R not all of the downloaded packages are attached, only seven packages are attached to the system by default. You can use the function search to see a list of packages that are currently attached to the system, this list is also called the search path.</w:t>
      </w:r>
    </w:p>
    <w:p w:rsidR="00000000" w:rsidDel="00000000" w:rsidP="00000000" w:rsidRDefault="00000000" w:rsidRPr="00000000" w14:paraId="000000D6">
      <w:pPr>
        <w:shd w:fill="ffffff" w:val="clea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&gt; search()</w:t>
      </w:r>
    </w:p>
    <w:p w:rsidR="00000000" w:rsidDel="00000000" w:rsidP="00000000" w:rsidRDefault="00000000" w:rsidRPr="00000000" w14:paraId="000000D7">
      <w:pPr>
        <w:shd w:fill="ffffff" w:val="clea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".GlobalEnv" "package:stats" "package:graphics"</w:t>
      </w:r>
    </w:p>
    <w:p w:rsidR="00000000" w:rsidDel="00000000" w:rsidP="00000000" w:rsidRDefault="00000000" w:rsidRPr="00000000" w14:paraId="000000D8">
      <w:pPr>
        <w:shd w:fill="ffffff" w:val="clea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"package:grDevices" "package:datasets" "package:utils"</w:t>
      </w:r>
    </w:p>
    <w:p w:rsidR="00000000" w:rsidDel="00000000" w:rsidP="00000000" w:rsidRDefault="00000000" w:rsidRPr="00000000" w14:paraId="000000D9">
      <w:pPr>
        <w:shd w:fill="ffffff" w:val="clea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 "package:methods" "Autoloads" "package:base"</w:t>
      </w:r>
    </w:p>
    <w:p w:rsidR="00000000" w:rsidDel="00000000" w:rsidP="00000000" w:rsidRDefault="00000000" w:rsidRPr="00000000" w14:paraId="000000DA">
      <w:pPr>
        <w:shd w:fill="ffffff" w:val="clear"/>
        <w:spacing w:after="280" w:before="280" w:line="24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SET-2</w:t>
      </w:r>
    </w:p>
    <w:p w:rsidR="00000000" w:rsidDel="00000000" w:rsidP="00000000" w:rsidRDefault="00000000" w:rsidRPr="00000000" w14:paraId="000000DB">
      <w:pPr>
        <w:shd w:fill="ffffff" w:val="clea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Descriptive Statistics:</w:t>
      </w:r>
    </w:p>
    <w:p w:rsidR="00000000" w:rsidDel="00000000" w:rsidP="00000000" w:rsidRDefault="00000000" w:rsidRPr="00000000" w14:paraId="000000D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a) Compute Mean, Median, Quartiles, Percentile (use quantile() function)</w:t>
      </w:r>
    </w:p>
    <w:p w:rsidR="00000000" w:rsidDel="00000000" w:rsidP="00000000" w:rsidRDefault="00000000" w:rsidRPr="00000000" w14:paraId="000000DD">
      <w:pPr>
        <w:shd w:fill="ffffff" w:val="clea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Mean: </w:t>
      </w:r>
    </w:p>
    <w:p w:rsidR="00000000" w:rsidDel="00000000" w:rsidP="00000000" w:rsidRDefault="00000000" w:rsidRPr="00000000" w14:paraId="000000D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Command</w:t>
      </w:r>
      <w:r w:rsidDel="00000000" w:rsidR="00000000" w:rsidRPr="00000000">
        <w:rPr>
          <w:rFonts w:ascii="Times New Roman" w:cs="Times New Roman" w:eastAsia="Times New Roman" w:hAnsi="Times New Roman"/>
          <w:sz w:val="24"/>
          <w:szCs w:val="24"/>
          <w:rtl w:val="0"/>
        </w:rPr>
        <w:t xml:space="preserve"> mean()</w:t>
      </w:r>
    </w:p>
    <w:p w:rsidR="00000000" w:rsidDel="00000000" w:rsidP="00000000" w:rsidRDefault="00000000" w:rsidRPr="00000000" w14:paraId="000000D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mean of a set of observations is an average. You simply add up all the values and then divide by the total number of values. If we were to compute the mean for cars$speed (or the variable speed our dataset called cars) we would simply sum the values in the column for speed and divide by 50.</w:t>
      </w:r>
    </w:p>
    <w:p w:rsidR="00000000" w:rsidDel="00000000" w:rsidP="00000000" w:rsidRDefault="00000000" w:rsidRPr="00000000" w14:paraId="000000E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command mean(cars$speed)</w:t>
      </w:r>
    </w:p>
    <w:p w:rsidR="00000000" w:rsidDel="00000000" w:rsidP="00000000" w:rsidRDefault="00000000" w:rsidRPr="00000000" w14:paraId="000000E1">
      <w:pPr>
        <w:shd w:fill="ffffff" w:val="clea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 Median</w:t>
      </w:r>
    </w:p>
    <w:p w:rsidR="00000000" w:rsidDel="00000000" w:rsidP="00000000" w:rsidRDefault="00000000" w:rsidRPr="00000000" w14:paraId="000000E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Command </w:t>
      </w:r>
      <w:r w:rsidDel="00000000" w:rsidR="00000000" w:rsidRPr="00000000">
        <w:rPr>
          <w:rFonts w:ascii="Times New Roman" w:cs="Times New Roman" w:eastAsia="Times New Roman" w:hAnsi="Times New Roman"/>
          <w:sz w:val="24"/>
          <w:szCs w:val="24"/>
          <w:rtl w:val="0"/>
        </w:rPr>
        <w:t xml:space="preserve">median()</w:t>
      </w:r>
    </w:p>
    <w:p w:rsidR="00000000" w:rsidDel="00000000" w:rsidP="00000000" w:rsidRDefault="00000000" w:rsidRPr="00000000" w14:paraId="000000E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command median(cars$speed)</w:t>
      </w:r>
    </w:p>
    <w:p w:rsidR="00000000" w:rsidDel="00000000" w:rsidP="00000000" w:rsidRDefault="00000000" w:rsidRPr="00000000" w14:paraId="000000E4">
      <w:pPr>
        <w:shd w:fill="ffffff" w:val="clea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 Quartiles:</w:t>
      </w:r>
    </w:p>
    <w:p w:rsidR="00000000" w:rsidDel="00000000" w:rsidP="00000000" w:rsidRDefault="00000000" w:rsidRPr="00000000" w14:paraId="000000E5">
      <w:pPr>
        <w:shd w:fill="ffffff" w:val="clea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 find all Quartiles we use the command quantile()</w:t>
      </w:r>
    </w:p>
    <w:p w:rsidR="00000000" w:rsidDel="00000000" w:rsidP="00000000" w:rsidRDefault="00000000" w:rsidRPr="00000000" w14:paraId="000000E6">
      <w:pPr>
        <w:shd w:fill="ffffff" w:val="clear"/>
        <w:spacing w:after="280" w:before="28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eg. quantile(cars$speed)</w:t>
      </w:r>
    </w:p>
    <w:p w:rsidR="00000000" w:rsidDel="00000000" w:rsidP="00000000" w:rsidRDefault="00000000" w:rsidRPr="00000000" w14:paraId="000000E7">
      <w:pPr>
        <w:shd w:fill="ffffff" w:val="clear"/>
        <w:spacing w:after="280" w:before="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25% 50% 75% 100% </w:t>
      </w:r>
    </w:p>
    <w:p w:rsidR="00000000" w:rsidDel="00000000" w:rsidP="00000000" w:rsidRDefault="00000000" w:rsidRPr="00000000" w14:paraId="000000E8">
      <w:pPr>
        <w:shd w:fill="ffffff" w:val="clear"/>
        <w:spacing w:after="280" w:before="28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12 15 19 25</w:t>
      </w:r>
    </w:p>
    <w:p w:rsidR="00000000" w:rsidDel="00000000" w:rsidP="00000000" w:rsidRDefault="00000000" w:rsidRPr="00000000" w14:paraId="000000E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just to see the 25% (Q1) and 75% (Q3)  we can type:</w:t>
      </w:r>
    </w:p>
    <w:p w:rsidR="00000000" w:rsidDel="00000000" w:rsidP="00000000" w:rsidRDefault="00000000" w:rsidRPr="00000000" w14:paraId="000000E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quantile(cars$speed, probs=c(.25, .75))</w:t>
      </w:r>
    </w:p>
    <w:p w:rsidR="00000000" w:rsidDel="00000000" w:rsidP="00000000" w:rsidRDefault="00000000" w:rsidRPr="00000000" w14:paraId="000000E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25% 75% </w:t>
      </w:r>
    </w:p>
    <w:p w:rsidR="00000000" w:rsidDel="00000000" w:rsidP="00000000" w:rsidRDefault="00000000" w:rsidRPr="00000000" w14:paraId="000000EC">
      <w:pPr>
        <w:shd w:fill="ffffff" w:val="clea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  Percentile : quantile() functions by default gives </w:t>
      </w:r>
      <w:r w:rsidDel="00000000" w:rsidR="00000000" w:rsidRPr="00000000">
        <w:rPr>
          <w:rFonts w:ascii="Times New Roman" w:cs="Times New Roman" w:eastAsia="Times New Roman" w:hAnsi="Times New Roman"/>
          <w:sz w:val="24"/>
          <w:szCs w:val="24"/>
          <w:rtl w:val="0"/>
        </w:rPr>
        <w:t xml:space="preserve">0% 25% 50% 75% 100% values. For specific percentile values, we can modified same command as follows:</w:t>
      </w:r>
      <w:r w:rsidDel="00000000" w:rsidR="00000000" w:rsidRPr="00000000">
        <w:rPr>
          <w:rtl w:val="0"/>
        </w:rPr>
      </w:r>
    </w:p>
    <w:p w:rsidR="00000000" w:rsidDel="00000000" w:rsidP="00000000" w:rsidRDefault="00000000" w:rsidRPr="00000000" w14:paraId="000000ED">
      <w:pPr>
        <w:pBdr>
          <w:top w:color="dddddd" w:space="10" w:sz="6" w:val="single"/>
          <w:left w:color="dddddd" w:space="12" w:sz="6" w:val="single"/>
          <w:bottom w:color="dddddd" w:space="10" w:sz="6" w:val="single"/>
          <w:right w:color="dddddd" w:space="12" w:sz="6" w:val="single"/>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1e1e1e"/>
          <w:sz w:val="23"/>
          <w:szCs w:val="23"/>
          <w:shd w:fill="f1f3f5" w:val="clear"/>
        </w:rPr>
      </w:pPr>
      <w:r w:rsidDel="00000000" w:rsidR="00000000" w:rsidRPr="00000000">
        <w:rPr>
          <w:rFonts w:ascii="Courier New" w:cs="Courier New" w:eastAsia="Courier New" w:hAnsi="Courier New"/>
          <w:color w:val="1e1e1e"/>
          <w:sz w:val="23"/>
          <w:szCs w:val="23"/>
          <w:shd w:fill="f1f3f5" w:val="clear"/>
          <w:rtl w:val="0"/>
        </w:rPr>
        <w:t xml:space="preserve">how to find percentiles in r - quantile in r</w:t>
      </w:r>
    </w:p>
    <w:p w:rsidR="00000000" w:rsidDel="00000000" w:rsidP="00000000" w:rsidRDefault="00000000" w:rsidRPr="00000000" w14:paraId="000000EE">
      <w:pPr>
        <w:pBdr>
          <w:top w:color="dddddd" w:space="10" w:sz="6" w:val="single"/>
          <w:left w:color="dddddd" w:space="12" w:sz="6" w:val="single"/>
          <w:bottom w:color="dddddd" w:space="10" w:sz="6" w:val="single"/>
          <w:right w:color="dddddd" w:space="12" w:sz="6" w:val="single"/>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1e1e1e"/>
          <w:sz w:val="23"/>
          <w:szCs w:val="23"/>
          <w:shd w:fill="f1f3f5" w:val="clear"/>
        </w:rPr>
      </w:pPr>
      <w:r w:rsidDel="00000000" w:rsidR="00000000" w:rsidRPr="00000000">
        <w:rPr>
          <w:rFonts w:ascii="Courier New" w:cs="Courier New" w:eastAsia="Courier New" w:hAnsi="Courier New"/>
          <w:color w:val="1e1e1e"/>
          <w:sz w:val="23"/>
          <w:szCs w:val="23"/>
          <w:shd w:fill="f1f3f5" w:val="clear"/>
          <w:rtl w:val="0"/>
        </w:rPr>
        <w:t xml:space="preserve">&gt; x = c(5,10,12,15,20,24,27,30,35)</w:t>
      </w:r>
    </w:p>
    <w:p w:rsidR="00000000" w:rsidDel="00000000" w:rsidP="00000000" w:rsidRDefault="00000000" w:rsidRPr="00000000" w14:paraId="000000EF">
      <w:pPr>
        <w:pBdr>
          <w:top w:color="dddddd" w:space="10" w:sz="6" w:val="single"/>
          <w:left w:color="dddddd" w:space="12" w:sz="6" w:val="single"/>
          <w:bottom w:color="dddddd" w:space="10" w:sz="6" w:val="single"/>
          <w:right w:color="dddddd" w:space="12" w:sz="6" w:val="single"/>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1e1e1e"/>
          <w:sz w:val="23"/>
          <w:szCs w:val="23"/>
          <w:shd w:fill="f1f3f5" w:val="clear"/>
        </w:rPr>
      </w:pPr>
      <w:r w:rsidDel="00000000" w:rsidR="00000000" w:rsidRPr="00000000">
        <w:rPr>
          <w:rFonts w:ascii="Courier New" w:cs="Courier New" w:eastAsia="Courier New" w:hAnsi="Courier New"/>
          <w:color w:val="1e1e1e"/>
          <w:sz w:val="23"/>
          <w:szCs w:val="23"/>
          <w:shd w:fill="f1f3f5" w:val="clear"/>
          <w:rtl w:val="0"/>
        </w:rPr>
        <w:t xml:space="preserve"> &gt; quantile(x, probs = c(0.125,0.375,0.625,0.875))</w:t>
      </w:r>
    </w:p>
    <w:p w:rsidR="00000000" w:rsidDel="00000000" w:rsidP="00000000" w:rsidRDefault="00000000" w:rsidRPr="00000000" w14:paraId="000000F0">
      <w:pPr>
        <w:pBdr>
          <w:top w:color="dddddd" w:space="10" w:sz="6" w:val="single"/>
          <w:left w:color="dddddd" w:space="12" w:sz="6" w:val="single"/>
          <w:bottom w:color="dddddd" w:space="10" w:sz="6" w:val="single"/>
          <w:right w:color="dddddd" w:space="12" w:sz="6" w:val="single"/>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1e1e1e"/>
          <w:sz w:val="23"/>
          <w:szCs w:val="23"/>
          <w:shd w:fill="f1f3f5" w:val="clear"/>
        </w:rPr>
      </w:pPr>
      <w:r w:rsidDel="00000000" w:rsidR="00000000" w:rsidRPr="00000000">
        <w:rPr>
          <w:rFonts w:ascii="Courier New" w:cs="Courier New" w:eastAsia="Courier New" w:hAnsi="Courier New"/>
          <w:color w:val="1e1e1e"/>
          <w:sz w:val="23"/>
          <w:szCs w:val="23"/>
          <w:shd w:fill="f1f3f5" w:val="clear"/>
          <w:rtl w:val="0"/>
        </w:rPr>
        <w:t xml:space="preserve"> 12.5% 37.5% 62.5% 87.5% </w:t>
      </w:r>
    </w:p>
    <w:p w:rsidR="00000000" w:rsidDel="00000000" w:rsidP="00000000" w:rsidRDefault="00000000" w:rsidRPr="00000000" w14:paraId="000000F1">
      <w:pPr>
        <w:pBdr>
          <w:top w:color="dddddd" w:space="10" w:sz="6" w:val="single"/>
          <w:left w:color="dddddd" w:space="12" w:sz="6" w:val="single"/>
          <w:bottom w:color="dddddd" w:space="10" w:sz="6" w:val="single"/>
          <w:right w:color="dddddd" w:space="12" w:sz="6" w:val="single"/>
        </w:pBdr>
        <w:shd w:fill="f8f9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e1e1e"/>
          <w:sz w:val="23"/>
          <w:szCs w:val="23"/>
        </w:rPr>
      </w:pPr>
      <w:r w:rsidDel="00000000" w:rsidR="00000000" w:rsidRPr="00000000">
        <w:rPr>
          <w:rFonts w:ascii="Courier New" w:cs="Courier New" w:eastAsia="Courier New" w:hAnsi="Courier New"/>
          <w:color w:val="1e1e1e"/>
          <w:sz w:val="23"/>
          <w:szCs w:val="23"/>
          <w:shd w:fill="f1f3f5" w:val="clear"/>
          <w:rtl w:val="0"/>
        </w:rPr>
        <w:t xml:space="preserve">    10    15    24    30 </w:t>
      </w:r>
      <w:r w:rsidDel="00000000" w:rsidR="00000000" w:rsidRPr="00000000">
        <w:rPr>
          <w:rtl w:val="0"/>
        </w:rPr>
      </w:r>
    </w:p>
    <w:p w:rsidR="00000000" w:rsidDel="00000000" w:rsidP="00000000" w:rsidRDefault="00000000" w:rsidRPr="00000000" w14:paraId="000000F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Variance, Standard Deviation, IQR, Minimum &amp; Maximum Values </w:t>
      </w:r>
    </w:p>
    <w:p w:rsidR="00000000" w:rsidDel="00000000" w:rsidP="00000000" w:rsidRDefault="00000000" w:rsidRPr="00000000" w14:paraId="000000F4">
      <w:pPr>
        <w:shd w:fill="ffffff" w:val="clear"/>
        <w:spacing w:after="280" w:before="28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 Variance:</w:t>
      </w:r>
      <w:r w:rsidDel="00000000" w:rsidR="00000000" w:rsidRPr="00000000">
        <w:rPr>
          <w:rFonts w:ascii="Calibri" w:cs="Calibri" w:eastAsia="Calibri" w:hAnsi="Calibri"/>
          <w:color w:val="000000"/>
          <w:sz w:val="36"/>
          <w:szCs w:val="36"/>
          <w:rtl w:val="0"/>
        </w:rPr>
        <w:t xml:space="preserve"> </w:t>
      </w:r>
      <w:r w:rsidDel="00000000" w:rsidR="00000000" w:rsidRPr="00000000">
        <w:rPr>
          <w:rFonts w:ascii="Times New Roman" w:cs="Times New Roman" w:eastAsia="Times New Roman" w:hAnsi="Times New Roman"/>
          <w:sz w:val="24"/>
          <w:szCs w:val="24"/>
          <w:rtl w:val="0"/>
        </w:rPr>
        <w:t xml:space="preserve">To compute the sample variance in R we would type the following:</w:t>
      </w:r>
    </w:p>
    <w:p w:rsidR="00000000" w:rsidDel="00000000" w:rsidP="00000000" w:rsidRDefault="00000000" w:rsidRPr="00000000" w14:paraId="000000F5">
      <w:pPr>
        <w:shd w:fill="ffffff" w:val="clear"/>
        <w:spacing w:after="280" w:before="280" w:line="240"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Command var()</w:t>
      </w:r>
    </w:p>
    <w:p w:rsidR="00000000" w:rsidDel="00000000" w:rsidP="00000000" w:rsidRDefault="00000000" w:rsidRPr="00000000" w14:paraId="000000F6">
      <w:pPr>
        <w:shd w:fill="ffffff" w:val="clear"/>
        <w:spacing w:after="280" w:before="28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Eg var(cars$speed)</w:t>
      </w:r>
    </w:p>
    <w:p w:rsidR="00000000" w:rsidDel="00000000" w:rsidP="00000000" w:rsidRDefault="00000000" w:rsidRPr="00000000" w14:paraId="000000F7">
      <w:pPr>
        <w:shd w:fill="ffffff" w:val="clear"/>
        <w:spacing w:after="280" w:before="28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27.95918</w:t>
      </w:r>
    </w:p>
    <w:p w:rsidR="00000000" w:rsidDel="00000000" w:rsidP="00000000" w:rsidRDefault="00000000" w:rsidRPr="00000000" w14:paraId="000000F8">
      <w:pPr>
        <w:shd w:fill="ffffff" w:val="clear"/>
        <w:spacing w:after="280" w:before="28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(ii) Standard Deviation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color w:val="000000"/>
          <w:sz w:val="44"/>
          <w:szCs w:val="44"/>
          <w:rtl w:val="0"/>
        </w:rPr>
        <w:t xml:space="preserve"> </w:t>
      </w:r>
      <w:r w:rsidDel="00000000" w:rsidR="00000000" w:rsidRPr="00000000">
        <w:rPr>
          <w:rFonts w:ascii="Times New Roman" w:cs="Times New Roman" w:eastAsia="Times New Roman" w:hAnsi="Times New Roman"/>
          <w:sz w:val="24"/>
          <w:szCs w:val="24"/>
          <w:rtl w:val="0"/>
        </w:rPr>
        <w:t xml:space="preserve">The square root of the variance is the standard deviation. Below is the formula for the sample standard deviation.</w:t>
      </w:r>
    </w:p>
    <w:p w:rsidR="00000000" w:rsidDel="00000000" w:rsidP="00000000" w:rsidRDefault="00000000" w:rsidRPr="00000000" w14:paraId="000000F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compute the sample standard deviation in R, type the following:</w:t>
      </w:r>
    </w:p>
    <w:p w:rsidR="00000000" w:rsidDel="00000000" w:rsidP="00000000" w:rsidRDefault="00000000" w:rsidRPr="00000000" w14:paraId="000000F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sqrt(var(cars$speed))</w:t>
      </w:r>
    </w:p>
    <w:p w:rsidR="00000000" w:rsidDel="00000000" w:rsidP="00000000" w:rsidRDefault="00000000" w:rsidRPr="00000000" w14:paraId="000000F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[1] 5.287644or you can use the sd function</w:t>
      </w:r>
    </w:p>
    <w:p w:rsidR="00000000" w:rsidDel="00000000" w:rsidP="00000000" w:rsidRDefault="00000000" w:rsidRPr="00000000" w14:paraId="000000F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w:t>
      </w:r>
    </w:p>
    <w:p w:rsidR="00000000" w:rsidDel="00000000" w:rsidP="00000000" w:rsidRDefault="00000000" w:rsidRPr="00000000" w14:paraId="000000F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sd(cars$speed)</w:t>
      </w:r>
    </w:p>
    <w:p w:rsidR="00000000" w:rsidDel="00000000" w:rsidP="00000000" w:rsidRDefault="00000000" w:rsidRPr="00000000" w14:paraId="000000F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[1] 5.287644</w:t>
      </w:r>
    </w:p>
    <w:p w:rsidR="00000000" w:rsidDel="00000000" w:rsidP="00000000" w:rsidRDefault="00000000" w:rsidRPr="00000000" w14:paraId="000000FF">
      <w:pPr>
        <w:shd w:fill="ffffff" w:val="clear"/>
        <w:spacing w:after="280" w:before="28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(iii) IQR:</w:t>
      </w:r>
      <w:r w:rsidDel="00000000" w:rsidR="00000000" w:rsidRPr="00000000">
        <w:rPr>
          <w:rFonts w:ascii="Times New Roman" w:cs="Times New Roman" w:eastAsia="Times New Roman" w:hAnsi="Times New Roman"/>
          <w:sz w:val="24"/>
          <w:szCs w:val="24"/>
          <w:rtl w:val="0"/>
        </w:rPr>
        <w:t xml:space="preserve"> We can calculate the interquartile range (IQR) using IQR. This is the range spanned by the middle half of the data. For example this is the 75th quantile minus the 25th quantile.</w:t>
      </w:r>
    </w:p>
    <w:p w:rsidR="00000000" w:rsidDel="00000000" w:rsidP="00000000" w:rsidRDefault="00000000" w:rsidRPr="00000000" w14:paraId="00000100">
      <w:pPr>
        <w:shd w:fill="ffffff" w:val="clear"/>
        <w:spacing w:after="280" w:before="28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Command:</w:t>
      </w:r>
      <w:r w:rsidDel="00000000" w:rsidR="00000000" w:rsidRPr="00000000">
        <w:rPr>
          <w:rFonts w:ascii="Times New Roman" w:cs="Times New Roman" w:eastAsia="Times New Roman" w:hAnsi="Times New Roman"/>
          <w:sz w:val="24"/>
          <w:szCs w:val="24"/>
          <w:rtl w:val="0"/>
        </w:rPr>
        <w:t xml:space="preserve"> IQR()</w:t>
      </w:r>
    </w:p>
    <w:p w:rsidR="00000000" w:rsidDel="00000000" w:rsidP="00000000" w:rsidRDefault="00000000" w:rsidRPr="00000000" w14:paraId="0000010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IQR(cars$speed)</w:t>
      </w:r>
    </w:p>
    <w:p w:rsidR="00000000" w:rsidDel="00000000" w:rsidP="00000000" w:rsidRDefault="00000000" w:rsidRPr="00000000" w14:paraId="00000102">
      <w:pPr>
        <w:shd w:fill="ffffff" w:val="clea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(iv) Minimum &amp; Maximum Values</w:t>
      </w:r>
    </w:p>
    <w:p w:rsidR="00000000" w:rsidDel="00000000" w:rsidP="00000000" w:rsidRDefault="00000000" w:rsidRPr="00000000" w14:paraId="00000103">
      <w:pPr>
        <w:shd w:fill="ffffff" w:val="clear"/>
        <w:spacing w:after="280" w:before="28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min(cars$speed)</w:t>
      </w:r>
    </w:p>
    <w:p w:rsidR="00000000" w:rsidDel="00000000" w:rsidP="00000000" w:rsidRDefault="00000000" w:rsidRPr="00000000" w14:paraId="00000104">
      <w:pPr>
        <w:shd w:fill="ffffff" w:val="clear"/>
        <w:spacing w:after="280" w:before="28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4</w:t>
      </w:r>
    </w:p>
    <w:p w:rsidR="00000000" w:rsidDel="00000000" w:rsidP="00000000" w:rsidRDefault="00000000" w:rsidRPr="00000000" w14:paraId="00000105">
      <w:pPr>
        <w:shd w:fill="ffffff" w:val="clear"/>
        <w:spacing w:after="280" w:before="28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max(cars$speed)</w:t>
      </w:r>
    </w:p>
    <w:p w:rsidR="00000000" w:rsidDel="00000000" w:rsidP="00000000" w:rsidRDefault="00000000" w:rsidRPr="00000000" w14:paraId="00000106">
      <w:pPr>
        <w:shd w:fill="ffffff" w:val="clear"/>
        <w:spacing w:after="280" w:before="28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25</w:t>
      </w:r>
    </w:p>
    <w:p w:rsidR="00000000" w:rsidDel="00000000" w:rsidP="00000000" w:rsidRDefault="00000000" w:rsidRPr="00000000" w14:paraId="00000107">
      <w:pPr>
        <w:shd w:fill="ffffff" w:val="clear"/>
        <w:spacing w:after="280" w:before="28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has an even better function, range that outputs the minimum and maximum value in a vector</w:t>
      </w:r>
    </w:p>
    <w:p w:rsidR="00000000" w:rsidDel="00000000" w:rsidP="00000000" w:rsidRDefault="00000000" w:rsidRPr="00000000" w14:paraId="00000108">
      <w:pPr>
        <w:shd w:fill="ffffff" w:val="clear"/>
        <w:spacing w:after="280" w:before="28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range(cars$speed)</w:t>
      </w:r>
    </w:p>
    <w:p w:rsidR="00000000" w:rsidDel="00000000" w:rsidP="00000000" w:rsidRDefault="00000000" w:rsidRPr="00000000" w14:paraId="00000109">
      <w:pPr>
        <w:shd w:fill="ffffff" w:val="clear"/>
        <w:spacing w:after="280" w:before="28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4 25</w:t>
      </w:r>
    </w:p>
    <w:p w:rsidR="00000000" w:rsidDel="00000000" w:rsidP="00000000" w:rsidRDefault="00000000" w:rsidRPr="00000000" w14:paraId="0000010A">
      <w:pPr>
        <w:shd w:fill="ffffff" w:val="clear"/>
        <w:spacing w:after="280" w:before="2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Summary Statistics and its interpretation:</w:t>
      </w:r>
    </w:p>
    <w:p w:rsidR="00000000" w:rsidDel="00000000" w:rsidP="00000000" w:rsidRDefault="00000000" w:rsidRPr="00000000" w14:paraId="0000010B">
      <w:pPr>
        <w:numPr>
          <w:ilvl w:val="0"/>
          <w:numId w:val="3"/>
        </w:numPr>
        <w:shd w:fill="ffffff" w:val="clear"/>
        <w:spacing w:after="0" w:before="28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There’s an easier way to compute some measures of central tendency and variability using the summary( ) function. The summary function provides the min( ), max( ), median( ), mean( ), the 75% and 25% quantiles. To compute all these measures for a single variable type:</w:t>
      </w:r>
    </w:p>
    <w:p w:rsidR="00000000" w:rsidDel="00000000" w:rsidP="00000000" w:rsidRDefault="00000000" w:rsidRPr="00000000" w14:paraId="0000010C">
      <w:pPr>
        <w:numPr>
          <w:ilvl w:val="0"/>
          <w:numId w:val="3"/>
        </w:numPr>
        <w:shd w:fill="ffffff" w:val="clear"/>
        <w:spacing w:after="0" w:before="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Syntax-summary(column name of a dataset/vector/dataframe)</w:t>
      </w:r>
    </w:p>
    <w:p w:rsidR="00000000" w:rsidDel="00000000" w:rsidP="00000000" w:rsidRDefault="00000000" w:rsidRPr="00000000" w14:paraId="0000010D">
      <w:pPr>
        <w:numPr>
          <w:ilvl w:val="0"/>
          <w:numId w:val="3"/>
        </w:numPr>
        <w:shd w:fill="ffffff" w:val="clear"/>
        <w:spacing w:after="0" w:before="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summary</w:t>
      </w:r>
      <w:r w:rsidDel="00000000" w:rsidR="00000000" w:rsidRPr="00000000">
        <w:rPr>
          <w:rFonts w:ascii="Times New Roman" w:cs="Times New Roman" w:eastAsia="Times New Roman" w:hAnsi="Times New Roman"/>
          <w:sz w:val="28"/>
          <w:szCs w:val="28"/>
          <w:rtl w:val="0"/>
        </w:rPr>
        <w:t xml:space="preserve">(cars$speed)</w:t>
      </w:r>
    </w:p>
    <w:p w:rsidR="00000000" w:rsidDel="00000000" w:rsidP="00000000" w:rsidRDefault="00000000" w:rsidRPr="00000000" w14:paraId="0000010E">
      <w:pPr>
        <w:numPr>
          <w:ilvl w:val="0"/>
          <w:numId w:val="3"/>
        </w:numPr>
        <w:shd w:fill="ffffff" w:val="clear"/>
        <w:spacing w:after="0" w:before="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Min.     1st Qu.       Median       Mean       3rd Qu.      Max. </w:t>
      </w:r>
    </w:p>
    <w:p w:rsidR="00000000" w:rsidDel="00000000" w:rsidP="00000000" w:rsidRDefault="00000000" w:rsidRPr="00000000" w14:paraId="0000010F">
      <w:pPr>
        <w:numPr>
          <w:ilvl w:val="0"/>
          <w:numId w:val="3"/>
        </w:numPr>
        <w:shd w:fill="ffffff" w:val="clear"/>
        <w:spacing w:after="0" w:before="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4.0       12.0              15.0           15.4          19.0       25.0</w:t>
      </w:r>
    </w:p>
    <w:p w:rsidR="00000000" w:rsidDel="00000000" w:rsidP="00000000" w:rsidRDefault="00000000" w:rsidRPr="00000000" w14:paraId="00000110">
      <w:pPr>
        <w:numPr>
          <w:ilvl w:val="0"/>
          <w:numId w:val="3"/>
        </w:numPr>
        <w:shd w:fill="ffffff" w:val="clear"/>
        <w:spacing w:after="0" w:before="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summary</w:t>
      </w:r>
      <w:r w:rsidDel="00000000" w:rsidR="00000000" w:rsidRPr="00000000">
        <w:rPr>
          <w:rFonts w:ascii="Times New Roman" w:cs="Times New Roman" w:eastAsia="Times New Roman" w:hAnsi="Times New Roman"/>
          <w:sz w:val="28"/>
          <w:szCs w:val="28"/>
          <w:rtl w:val="0"/>
        </w:rPr>
        <w:t xml:space="preserve">(cars)</w:t>
      </w:r>
    </w:p>
    <w:p w:rsidR="00000000" w:rsidDel="00000000" w:rsidP="00000000" w:rsidRDefault="00000000" w:rsidRPr="00000000" w14:paraId="00000111">
      <w:pPr>
        <w:numPr>
          <w:ilvl w:val="0"/>
          <w:numId w:val="3"/>
        </w:numPr>
        <w:shd w:fill="ffffff" w:val="clear"/>
        <w:spacing w:after="0" w:before="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speed                        dist</w:t>
      </w:r>
    </w:p>
    <w:p w:rsidR="00000000" w:rsidDel="00000000" w:rsidP="00000000" w:rsidRDefault="00000000" w:rsidRPr="00000000" w14:paraId="00000112">
      <w:pPr>
        <w:numPr>
          <w:ilvl w:val="0"/>
          <w:numId w:val="3"/>
        </w:numPr>
        <w:shd w:fill="ffffff" w:val="clear"/>
        <w:spacing w:after="0" w:before="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Min. : 4.0              Min. : 2.00</w:t>
      </w:r>
    </w:p>
    <w:p w:rsidR="00000000" w:rsidDel="00000000" w:rsidP="00000000" w:rsidRDefault="00000000" w:rsidRPr="00000000" w14:paraId="00000113">
      <w:pPr>
        <w:numPr>
          <w:ilvl w:val="0"/>
          <w:numId w:val="3"/>
        </w:numPr>
        <w:shd w:fill="ffffff" w:val="clear"/>
        <w:spacing w:after="0" w:before="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1st Qu.:12.0          1st Qu.: 26.00</w:t>
      </w:r>
    </w:p>
    <w:p w:rsidR="00000000" w:rsidDel="00000000" w:rsidP="00000000" w:rsidRDefault="00000000" w:rsidRPr="00000000" w14:paraId="00000114">
      <w:pPr>
        <w:numPr>
          <w:ilvl w:val="0"/>
          <w:numId w:val="3"/>
        </w:numPr>
        <w:shd w:fill="ffffff" w:val="clear"/>
        <w:spacing w:after="0" w:before="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Median :15.0      Median : 36.00 </w:t>
      </w:r>
    </w:p>
    <w:p w:rsidR="00000000" w:rsidDel="00000000" w:rsidP="00000000" w:rsidRDefault="00000000" w:rsidRPr="00000000" w14:paraId="00000115">
      <w:pPr>
        <w:numPr>
          <w:ilvl w:val="0"/>
          <w:numId w:val="3"/>
        </w:numPr>
        <w:shd w:fill="ffffff" w:val="clear"/>
        <w:spacing w:after="0" w:before="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Mean :15.4             Mean : 42.98 </w:t>
      </w:r>
    </w:p>
    <w:p w:rsidR="00000000" w:rsidDel="00000000" w:rsidP="00000000" w:rsidRDefault="00000000" w:rsidRPr="00000000" w14:paraId="00000116">
      <w:pPr>
        <w:numPr>
          <w:ilvl w:val="0"/>
          <w:numId w:val="3"/>
        </w:numPr>
        <w:shd w:fill="ffffff" w:val="clear"/>
        <w:spacing w:after="0" w:before="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3rd Qu.:19.0          3rd Qu.: 56.00 </w:t>
      </w:r>
    </w:p>
    <w:p w:rsidR="00000000" w:rsidDel="00000000" w:rsidP="00000000" w:rsidRDefault="00000000" w:rsidRPr="00000000" w14:paraId="00000117">
      <w:pPr>
        <w:numPr>
          <w:ilvl w:val="0"/>
          <w:numId w:val="3"/>
        </w:numPr>
        <w:shd w:fill="ffffff" w:val="clear"/>
        <w:spacing w:after="280" w:before="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Max. :25.0              Max. :120.00</w:t>
      </w:r>
    </w:p>
    <w:p w:rsidR="00000000" w:rsidDel="00000000" w:rsidP="00000000" w:rsidRDefault="00000000" w:rsidRPr="00000000" w14:paraId="00000118">
      <w:pPr>
        <w:shd w:fill="ffffff" w:val="clear"/>
        <w:spacing w:after="280" w:before="28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9">
      <w:pPr>
        <w:shd w:fill="ffffff" w:val="clear"/>
        <w:spacing w:after="280" w:before="2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Histogram, Scatter Plot, Box Plot, Density Plot of R data sets and interpretation:</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Histogram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simplest display for the shape of a distribution of data can be done using a histogram- a count of how many observations fall within specified divisions ("bins") of the x-axis.</w:t>
      </w:r>
    </w:p>
    <w:p w:rsidR="00000000" w:rsidDel="00000000" w:rsidP="00000000" w:rsidRDefault="00000000" w:rsidRPr="00000000" w14:paraId="0000011B">
      <w:pPr>
        <w:spacing w:after="280" w:before="280" w:lin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&gt; hist(airquality$Temp)</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 Scatter Plot: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One very commonly used tool in exploratory analysis of multivariate data is the scatterplot. We will look at this in more detail later when we discuss regression and correlation. The R command for drawing a scatterplot of two variables is a simple command of the form "plot(x,y)."</w:t>
      </w:r>
    </w:p>
    <w:p w:rsidR="00000000" w:rsidDel="00000000" w:rsidP="00000000" w:rsidRDefault="00000000" w:rsidRPr="00000000" w14:paraId="0000011D">
      <w:pPr>
        <w:spacing w:after="280" w:before="280" w:line="240" w:lineRule="auto"/>
        <w:rPr>
          <w:rFonts w:ascii="Arial" w:cs="Arial" w:eastAsia="Arial" w:hAnsi="Arial"/>
          <w:color w:val="000000"/>
        </w:rPr>
      </w:pPr>
      <w:r w:rsidDel="00000000" w:rsidR="00000000" w:rsidRPr="00000000">
        <w:rPr>
          <w:rFonts w:ascii="Courier New" w:cs="Courier New" w:eastAsia="Courier New" w:hAnsi="Courier New"/>
          <w:color w:val="0000ff"/>
          <w:sz w:val="30"/>
          <w:szCs w:val="30"/>
          <w:rtl w:val="0"/>
        </w:rPr>
        <w:t xml:space="preserve">&gt; plot(airquality$Temp, airquality$Ozone) </w:t>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(iii) Box Plot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"boxplot", or "box-and-whiskers plot" is a graphical summary of a distribution; the box in the middle indicates "hinges" (close to the first and third quartiles) and median. The lines ("whiskers") show the largest or smallest observation that falls within a distance of 1.5 times the box size from the nearest hinge. If any observations fall farther away, the additional points are considered "extreme" values and are shown separately. A boxplot can often give a good idea of the data distribution, and is often more useful to compare distributions side-by-side, as it is more compact than a histogram. </w:t>
      </w:r>
    </w:p>
    <w:p w:rsidR="00000000" w:rsidDel="00000000" w:rsidP="00000000" w:rsidRDefault="00000000" w:rsidRPr="00000000" w14:paraId="0000011F">
      <w:pPr>
        <w:spacing w:after="280" w:before="28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120">
      <w:pPr>
        <w:spacing w:after="280" w:before="280" w:line="240" w:lineRule="auto"/>
        <w:rPr>
          <w:rFonts w:ascii="Arial" w:cs="Arial" w:eastAsia="Arial" w:hAnsi="Arial"/>
          <w:color w:val="000000"/>
        </w:rPr>
      </w:pPr>
      <w:r w:rsidDel="00000000" w:rsidR="00000000" w:rsidRPr="00000000">
        <w:rPr>
          <w:rFonts w:ascii="Courier New" w:cs="Courier New" w:eastAsia="Courier New" w:hAnsi="Courier New"/>
          <w:color w:val="0000ff"/>
          <w:sz w:val="30"/>
          <w:szCs w:val="30"/>
          <w:rtl w:val="0"/>
        </w:rPr>
        <w:t xml:space="preserve">&gt; boxplot(airquality$Ozone)</w:t>
      </w:r>
      <w:r w:rsidDel="00000000" w:rsidR="00000000" w:rsidRPr="00000000">
        <w:rPr>
          <w:rtl w:val="0"/>
        </w:rPr>
      </w:r>
    </w:p>
    <w:p w:rsidR="00000000" w:rsidDel="00000000" w:rsidP="00000000" w:rsidRDefault="00000000" w:rsidRPr="00000000" w14:paraId="00000121">
      <w:pPr>
        <w:spacing w:after="280" w:before="28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(iv) </w:t>
      </w:r>
      <w:r w:rsidDel="00000000" w:rsidR="00000000" w:rsidRPr="00000000">
        <w:rPr>
          <w:rFonts w:ascii="Times New Roman" w:cs="Times New Roman" w:eastAsia="Times New Roman" w:hAnsi="Times New Roman"/>
          <w:b w:val="1"/>
          <w:sz w:val="24"/>
          <w:szCs w:val="24"/>
          <w:rtl w:val="0"/>
        </w:rPr>
        <w:t xml:space="preserve">Density Plot: </w:t>
      </w:r>
      <w:r w:rsidDel="00000000" w:rsidR="00000000" w:rsidRPr="00000000">
        <w:rPr>
          <w:rFonts w:ascii="Times New Roman" w:cs="Times New Roman" w:eastAsia="Times New Roman" w:hAnsi="Times New Roman"/>
          <w:color w:val="021b34"/>
          <w:sz w:val="24"/>
          <w:szCs w:val="24"/>
          <w:highlight w:val="white"/>
          <w:rtl w:val="0"/>
        </w:rPr>
        <w:t xml:space="preserve">The function </w:t>
      </w:r>
      <w:r w:rsidDel="00000000" w:rsidR="00000000" w:rsidRPr="00000000">
        <w:rPr>
          <w:rFonts w:ascii="Times New Roman" w:cs="Times New Roman" w:eastAsia="Times New Roman" w:hAnsi="Times New Roman"/>
          <w:b w:val="1"/>
          <w:color w:val="021b34"/>
          <w:sz w:val="24"/>
          <w:szCs w:val="24"/>
          <w:highlight w:val="white"/>
          <w:rtl w:val="0"/>
        </w:rPr>
        <w:t xml:space="preserve">density</w:t>
      </w:r>
      <w:r w:rsidDel="00000000" w:rsidR="00000000" w:rsidRPr="00000000">
        <w:rPr>
          <w:rFonts w:ascii="Times New Roman" w:cs="Times New Roman" w:eastAsia="Times New Roman" w:hAnsi="Times New Roman"/>
          <w:color w:val="021b34"/>
          <w:sz w:val="24"/>
          <w:szCs w:val="24"/>
          <w:highlight w:val="white"/>
          <w:rtl w:val="0"/>
        </w:rPr>
        <w:t xml:space="preserve">() is used to estimate kernel density.</w:t>
      </w:r>
      <w:r w:rsidDel="00000000" w:rsidR="00000000" w:rsidRPr="00000000">
        <w:rPr>
          <w:rtl w:val="0"/>
        </w:rPr>
      </w:r>
    </w:p>
    <w:p w:rsidR="00000000" w:rsidDel="00000000" w:rsidP="00000000" w:rsidRDefault="00000000" w:rsidRPr="00000000" w14:paraId="00000122">
      <w:pPr>
        <w:shd w:fill="ffffff" w:val="clear"/>
        <w:spacing w:after="280" w:before="280" w:line="240" w:lineRule="auto"/>
        <w:rPr>
          <w:rFonts w:ascii="Courier New" w:cs="Courier New" w:eastAsia="Courier New" w:hAnsi="Courier New"/>
          <w:color w:val="021b34"/>
          <w:sz w:val="20"/>
          <w:szCs w:val="20"/>
          <w:shd w:fill="f5f5f5" w:val="clear"/>
        </w:rPr>
      </w:pPr>
      <w:r w:rsidDel="00000000" w:rsidR="00000000" w:rsidRPr="00000000">
        <w:rPr>
          <w:rFonts w:ascii="Courier New" w:cs="Courier New" w:eastAsia="Courier New" w:hAnsi="Courier New"/>
          <w:color w:val="228b22"/>
          <w:sz w:val="20"/>
          <w:szCs w:val="20"/>
          <w:rtl w:val="0"/>
        </w:rPr>
        <w:t xml:space="preserve"># Compute the density data</w:t>
      </w:r>
      <w:r w:rsidDel="00000000" w:rsidR="00000000" w:rsidRPr="00000000">
        <w:rPr>
          <w:rFonts w:ascii="Courier New" w:cs="Courier New" w:eastAsia="Courier New" w:hAnsi="Courier New"/>
          <w:color w:val="021b34"/>
          <w:sz w:val="20"/>
          <w:szCs w:val="20"/>
          <w:shd w:fill="f5f5f5" w:val="clear"/>
          <w:rtl w:val="0"/>
        </w:rPr>
        <w:t xml:space="preserve"> </w:t>
      </w:r>
    </w:p>
    <w:p w:rsidR="00000000" w:rsidDel="00000000" w:rsidP="00000000" w:rsidRDefault="00000000" w:rsidRPr="00000000" w14:paraId="00000123">
      <w:pPr>
        <w:shd w:fill="ffffff" w:val="clear"/>
        <w:spacing w:after="280" w:before="280" w:line="240" w:lineRule="auto"/>
        <w:rPr>
          <w:rFonts w:ascii="Courier New" w:cs="Courier New" w:eastAsia="Courier New" w:hAnsi="Courier New"/>
          <w:color w:val="021b34"/>
          <w:sz w:val="20"/>
          <w:szCs w:val="20"/>
          <w:shd w:fill="f5f5f5" w:val="clear"/>
        </w:rPr>
      </w:pPr>
      <w:r w:rsidDel="00000000" w:rsidR="00000000" w:rsidRPr="00000000">
        <w:rPr>
          <w:rFonts w:ascii="Courier New" w:cs="Courier New" w:eastAsia="Courier New" w:hAnsi="Courier New"/>
          <w:color w:val="000000"/>
          <w:sz w:val="20"/>
          <w:szCs w:val="20"/>
          <w:rtl w:val="0"/>
        </w:rPr>
        <w:t xml:space="preserve">dens</w:t>
      </w:r>
      <w:r w:rsidDel="00000000" w:rsidR="00000000" w:rsidRPr="00000000">
        <w:rPr>
          <w:rFonts w:ascii="Courier New" w:cs="Courier New" w:eastAsia="Courier New" w:hAnsi="Courier New"/>
          <w:color w:val="021b34"/>
          <w:sz w:val="20"/>
          <w:szCs w:val="20"/>
          <w:shd w:fill="f5f5f5" w:val="clear"/>
          <w:rtl w:val="0"/>
        </w:rPr>
        <w:t xml:space="preserve"> </w:t>
      </w:r>
      <w:r w:rsidDel="00000000" w:rsidR="00000000" w:rsidRPr="00000000">
        <w:rPr>
          <w:color w:val="687687"/>
          <w:rtl w:val="0"/>
        </w:rPr>
        <w:t xml:space="preserve">&lt;-</w:t>
      </w:r>
      <w:r w:rsidDel="00000000" w:rsidR="00000000" w:rsidRPr="00000000">
        <w:rPr>
          <w:rFonts w:ascii="Courier New" w:cs="Courier New" w:eastAsia="Courier New" w:hAnsi="Courier New"/>
          <w:color w:val="021b34"/>
          <w:sz w:val="20"/>
          <w:szCs w:val="20"/>
          <w:shd w:fill="f5f5f5" w:val="clear"/>
          <w:rtl w:val="0"/>
        </w:rPr>
        <w:t xml:space="preserve"> </w:t>
      </w:r>
      <w:r w:rsidDel="00000000" w:rsidR="00000000" w:rsidRPr="00000000">
        <w:rPr>
          <w:rFonts w:ascii="Courier New" w:cs="Courier New" w:eastAsia="Courier New" w:hAnsi="Courier New"/>
          <w:color w:val="000000"/>
          <w:sz w:val="20"/>
          <w:szCs w:val="20"/>
          <w:rtl w:val="0"/>
        </w:rPr>
        <w:t xml:space="preserve">density</w:t>
      </w:r>
      <w:r w:rsidDel="00000000" w:rsidR="00000000" w:rsidRPr="00000000">
        <w:rPr>
          <w:rFonts w:ascii="Courier New" w:cs="Courier New" w:eastAsia="Courier New" w:hAnsi="Courier New"/>
          <w:color w:val="687687"/>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mtcars</w:t>
      </w:r>
      <w:r w:rsidDel="00000000" w:rsidR="00000000" w:rsidRPr="00000000">
        <w:rPr>
          <w:color w:val="687687"/>
          <w:rtl w:val="0"/>
        </w:rPr>
        <w:t xml:space="preserve">$</w:t>
      </w:r>
      <w:r w:rsidDel="00000000" w:rsidR="00000000" w:rsidRPr="00000000">
        <w:rPr>
          <w:rFonts w:ascii="Courier New" w:cs="Courier New" w:eastAsia="Courier New" w:hAnsi="Courier New"/>
          <w:color w:val="000000"/>
          <w:sz w:val="20"/>
          <w:szCs w:val="20"/>
          <w:rtl w:val="0"/>
        </w:rPr>
        <w:t xml:space="preserve">mpg</w:t>
      </w:r>
      <w:r w:rsidDel="00000000" w:rsidR="00000000" w:rsidRPr="00000000">
        <w:rPr>
          <w:rFonts w:ascii="Courier New" w:cs="Courier New" w:eastAsia="Courier New" w:hAnsi="Courier New"/>
          <w:color w:val="687687"/>
          <w:sz w:val="20"/>
          <w:szCs w:val="20"/>
          <w:rtl w:val="0"/>
        </w:rPr>
        <w:t xml:space="preserve">)</w:t>
      </w:r>
      <w:r w:rsidDel="00000000" w:rsidR="00000000" w:rsidRPr="00000000">
        <w:rPr>
          <w:rFonts w:ascii="Courier New" w:cs="Courier New" w:eastAsia="Courier New" w:hAnsi="Courier New"/>
          <w:color w:val="021b34"/>
          <w:sz w:val="20"/>
          <w:szCs w:val="20"/>
          <w:shd w:fill="f5f5f5" w:val="clear"/>
          <w:rtl w:val="0"/>
        </w:rPr>
        <w:t xml:space="preserve"> </w:t>
      </w:r>
    </w:p>
    <w:p w:rsidR="00000000" w:rsidDel="00000000" w:rsidP="00000000" w:rsidRDefault="00000000" w:rsidRPr="00000000" w14:paraId="00000124">
      <w:pPr>
        <w:shd w:fill="ffffff" w:val="clear"/>
        <w:spacing w:after="280" w:before="280" w:line="240" w:lineRule="auto"/>
        <w:rPr>
          <w:rFonts w:ascii="Courier New" w:cs="Courier New" w:eastAsia="Courier New" w:hAnsi="Courier New"/>
          <w:color w:val="021b34"/>
          <w:sz w:val="20"/>
          <w:szCs w:val="20"/>
          <w:shd w:fill="f5f5f5" w:val="clear"/>
        </w:rPr>
      </w:pPr>
      <w:r w:rsidDel="00000000" w:rsidR="00000000" w:rsidRPr="00000000">
        <w:rPr>
          <w:rFonts w:ascii="Courier New" w:cs="Courier New" w:eastAsia="Courier New" w:hAnsi="Courier New"/>
          <w:color w:val="228b22"/>
          <w:sz w:val="20"/>
          <w:szCs w:val="20"/>
          <w:rtl w:val="0"/>
        </w:rPr>
        <w:t xml:space="preserve"># plot density</w:t>
      </w:r>
      <w:r w:rsidDel="00000000" w:rsidR="00000000" w:rsidRPr="00000000">
        <w:rPr>
          <w:rFonts w:ascii="Courier New" w:cs="Courier New" w:eastAsia="Courier New" w:hAnsi="Courier New"/>
          <w:color w:val="021b34"/>
          <w:sz w:val="20"/>
          <w:szCs w:val="20"/>
          <w:shd w:fill="f5f5f5" w:val="clear"/>
          <w:rtl w:val="0"/>
        </w:rPr>
        <w:t xml:space="preserve"> </w:t>
      </w:r>
    </w:p>
    <w:p w:rsidR="00000000" w:rsidDel="00000000" w:rsidP="00000000" w:rsidRDefault="00000000" w:rsidRPr="00000000" w14:paraId="00000125">
      <w:pPr>
        <w:shd w:fill="ffffff" w:val="clear"/>
        <w:spacing w:after="280" w:before="280" w:line="240" w:lineRule="auto"/>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000000"/>
          <w:sz w:val="20"/>
          <w:szCs w:val="20"/>
          <w:rtl w:val="0"/>
        </w:rPr>
        <w:t xml:space="preserve">plot</w:t>
      </w:r>
      <w:r w:rsidDel="00000000" w:rsidR="00000000" w:rsidRPr="00000000">
        <w:rPr>
          <w:rFonts w:ascii="Courier New" w:cs="Courier New" w:eastAsia="Courier New" w:hAnsi="Courier New"/>
          <w:color w:val="687687"/>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dens</w:t>
      </w:r>
      <w:r w:rsidDel="00000000" w:rsidR="00000000" w:rsidRPr="00000000">
        <w:rPr>
          <w:rFonts w:ascii="Courier New" w:cs="Courier New" w:eastAsia="Courier New" w:hAnsi="Courier New"/>
          <w:color w:val="021b34"/>
          <w:sz w:val="20"/>
          <w:szCs w:val="20"/>
          <w:shd w:fill="f5f5f5" w:val="clear"/>
          <w:rtl w:val="0"/>
        </w:rPr>
        <w:t xml:space="preserve">, </w:t>
      </w:r>
      <w:r w:rsidDel="00000000" w:rsidR="00000000" w:rsidRPr="00000000">
        <w:rPr>
          <w:rFonts w:ascii="Courier New" w:cs="Courier New" w:eastAsia="Courier New" w:hAnsi="Courier New"/>
          <w:color w:val="000000"/>
          <w:sz w:val="20"/>
          <w:szCs w:val="20"/>
          <w:rtl w:val="0"/>
        </w:rPr>
        <w:t xml:space="preserve">frame</w:t>
      </w:r>
      <w:r w:rsidDel="00000000" w:rsidR="00000000" w:rsidRPr="00000000">
        <w:rPr>
          <w:rFonts w:ascii="Courier New" w:cs="Courier New" w:eastAsia="Courier New" w:hAnsi="Courier New"/>
          <w:color w:val="021b34"/>
          <w:sz w:val="20"/>
          <w:szCs w:val="20"/>
          <w:shd w:fill="f5f5f5" w:val="clear"/>
          <w:rtl w:val="0"/>
        </w:rPr>
        <w:t xml:space="preserve"> </w:t>
      </w:r>
      <w:r w:rsidDel="00000000" w:rsidR="00000000" w:rsidRPr="00000000">
        <w:rPr>
          <w:color w:val="687687"/>
          <w:rtl w:val="0"/>
        </w:rPr>
        <w:t xml:space="preserve">=</w:t>
      </w:r>
      <w:r w:rsidDel="00000000" w:rsidR="00000000" w:rsidRPr="00000000">
        <w:rPr>
          <w:rFonts w:ascii="Courier New" w:cs="Courier New" w:eastAsia="Courier New" w:hAnsi="Courier New"/>
          <w:color w:val="021b34"/>
          <w:sz w:val="20"/>
          <w:szCs w:val="20"/>
          <w:shd w:fill="f5f5f5" w:val="clear"/>
          <w:rtl w:val="0"/>
        </w:rPr>
        <w:t xml:space="preserve"> </w:t>
      </w:r>
      <w:r w:rsidDel="00000000" w:rsidR="00000000" w:rsidRPr="00000000">
        <w:rPr>
          <w:rFonts w:ascii="Courier New" w:cs="Courier New" w:eastAsia="Courier New" w:hAnsi="Courier New"/>
          <w:color w:val="5848f6"/>
          <w:sz w:val="20"/>
          <w:szCs w:val="20"/>
          <w:rtl w:val="0"/>
        </w:rPr>
        <w:t xml:space="preserve">FALSE</w:t>
      </w:r>
      <w:r w:rsidDel="00000000" w:rsidR="00000000" w:rsidRPr="00000000">
        <w:rPr>
          <w:rFonts w:ascii="Courier New" w:cs="Courier New" w:eastAsia="Courier New" w:hAnsi="Courier New"/>
          <w:color w:val="021b34"/>
          <w:sz w:val="20"/>
          <w:szCs w:val="20"/>
          <w:shd w:fill="f5f5f5" w:val="clear"/>
          <w:rtl w:val="0"/>
        </w:rPr>
        <w:t xml:space="preserve">, </w:t>
      </w:r>
      <w:r w:rsidDel="00000000" w:rsidR="00000000" w:rsidRPr="00000000">
        <w:rPr>
          <w:rFonts w:ascii="Courier New" w:cs="Courier New" w:eastAsia="Courier New" w:hAnsi="Courier New"/>
          <w:color w:val="000000"/>
          <w:sz w:val="20"/>
          <w:szCs w:val="20"/>
          <w:rtl w:val="0"/>
        </w:rPr>
        <w:t xml:space="preserve">col</w:t>
      </w:r>
      <w:r w:rsidDel="00000000" w:rsidR="00000000" w:rsidRPr="00000000">
        <w:rPr>
          <w:rFonts w:ascii="Courier New" w:cs="Courier New" w:eastAsia="Courier New" w:hAnsi="Courier New"/>
          <w:color w:val="021b34"/>
          <w:sz w:val="20"/>
          <w:szCs w:val="20"/>
          <w:shd w:fill="f5f5f5" w:val="clear"/>
          <w:rtl w:val="0"/>
        </w:rPr>
        <w:t xml:space="preserve"> </w:t>
      </w:r>
      <w:r w:rsidDel="00000000" w:rsidR="00000000" w:rsidRPr="00000000">
        <w:rPr>
          <w:color w:val="687687"/>
          <w:rtl w:val="0"/>
        </w:rPr>
        <w:t xml:space="preserve">=</w:t>
      </w:r>
      <w:r w:rsidDel="00000000" w:rsidR="00000000" w:rsidRPr="00000000">
        <w:rPr>
          <w:rFonts w:ascii="Courier New" w:cs="Courier New" w:eastAsia="Courier New" w:hAnsi="Courier New"/>
          <w:color w:val="021b34"/>
          <w:sz w:val="20"/>
          <w:szCs w:val="20"/>
          <w:shd w:fill="f5f5f5" w:val="clear"/>
          <w:rtl w:val="0"/>
        </w:rPr>
        <w:t xml:space="preserve"> </w:t>
      </w:r>
      <w:r w:rsidDel="00000000" w:rsidR="00000000" w:rsidRPr="00000000">
        <w:rPr>
          <w:color w:val="ff0000"/>
          <w:rtl w:val="0"/>
        </w:rPr>
        <w:t xml:space="preserve">"steelblue"</w:t>
      </w:r>
      <w:r w:rsidDel="00000000" w:rsidR="00000000" w:rsidRPr="00000000">
        <w:rPr>
          <w:rFonts w:ascii="Courier New" w:cs="Courier New" w:eastAsia="Courier New" w:hAnsi="Courier New"/>
          <w:color w:val="021b34"/>
          <w:sz w:val="20"/>
          <w:szCs w:val="20"/>
          <w:shd w:fill="f5f5f5" w:val="clear"/>
          <w:rtl w:val="0"/>
        </w:rPr>
        <w:t xml:space="preserve">, </w:t>
      </w:r>
      <w:r w:rsidDel="00000000" w:rsidR="00000000" w:rsidRPr="00000000">
        <w:rPr>
          <w:rFonts w:ascii="Courier New" w:cs="Courier New" w:eastAsia="Courier New" w:hAnsi="Courier New"/>
          <w:color w:val="000000"/>
          <w:sz w:val="20"/>
          <w:szCs w:val="20"/>
          <w:rtl w:val="0"/>
        </w:rPr>
        <w:t xml:space="preserve">main</w:t>
      </w:r>
      <w:r w:rsidDel="00000000" w:rsidR="00000000" w:rsidRPr="00000000">
        <w:rPr>
          <w:rFonts w:ascii="Courier New" w:cs="Courier New" w:eastAsia="Courier New" w:hAnsi="Courier New"/>
          <w:color w:val="021b34"/>
          <w:sz w:val="20"/>
          <w:szCs w:val="20"/>
          <w:shd w:fill="f5f5f5" w:val="clear"/>
          <w:rtl w:val="0"/>
        </w:rPr>
        <w:t xml:space="preserve"> </w:t>
      </w:r>
      <w:r w:rsidDel="00000000" w:rsidR="00000000" w:rsidRPr="00000000">
        <w:rPr>
          <w:color w:val="687687"/>
          <w:rtl w:val="0"/>
        </w:rPr>
        <w:t xml:space="preserve">=</w:t>
      </w:r>
      <w:r w:rsidDel="00000000" w:rsidR="00000000" w:rsidRPr="00000000">
        <w:rPr>
          <w:rFonts w:ascii="Courier New" w:cs="Courier New" w:eastAsia="Courier New" w:hAnsi="Courier New"/>
          <w:color w:val="021b34"/>
          <w:sz w:val="20"/>
          <w:szCs w:val="20"/>
          <w:shd w:fill="f5f5f5" w:val="clear"/>
          <w:rtl w:val="0"/>
        </w:rPr>
        <w:t xml:space="preserve"> </w:t>
      </w:r>
      <w:r w:rsidDel="00000000" w:rsidR="00000000" w:rsidRPr="00000000">
        <w:rPr>
          <w:color w:val="ff0000"/>
          <w:rtl w:val="0"/>
        </w:rPr>
        <w:t xml:space="preserve">"Density plot of mpg"</w:t>
      </w:r>
      <w:r w:rsidDel="00000000" w:rsidR="00000000" w:rsidRPr="00000000">
        <w:rPr>
          <w:rFonts w:ascii="Courier New" w:cs="Courier New" w:eastAsia="Courier New" w:hAnsi="Courier New"/>
          <w:color w:val="687687"/>
          <w:sz w:val="20"/>
          <w:szCs w:val="20"/>
          <w:rtl w:val="0"/>
        </w:rPr>
        <w:t xml:space="preserve">)</w:t>
      </w:r>
      <w:r w:rsidDel="00000000" w:rsidR="00000000" w:rsidRPr="00000000">
        <w:rPr>
          <w:rtl w:val="0"/>
        </w:rPr>
      </w:r>
    </w:p>
    <w:p w:rsidR="00000000" w:rsidDel="00000000" w:rsidP="00000000" w:rsidRDefault="00000000" w:rsidRPr="00000000" w14:paraId="00000126">
      <w:pPr>
        <w:shd w:fill="ffffff" w:val="clear"/>
        <w:spacing w:after="280" w:before="28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7">
      <w:pPr>
        <w:shd w:fill="ffffff" w:val="clear"/>
        <w:spacing w:after="280" w:before="2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Generate Frequency Distribution of data as a data frame:</w:t>
      </w:r>
    </w:p>
    <w:p w:rsidR="00000000" w:rsidDel="00000000" w:rsidP="00000000" w:rsidRDefault="00000000" w:rsidRPr="00000000" w14:paraId="00000128">
      <w:pPr>
        <w:shd w:fill="ffffff" w:val="clear"/>
        <w:spacing w:after="280" w:before="280" w:line="24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To create a frequency table in R, we can simply use table function but the output of table function returns a horizontal table. If we want to read the table in data frame format then we would need to read the table as a data frame using as.data.frame function. For example, if we have a table called T then to convert it into a data frame format we can use the command as.data.frame(T).</w:t>
      </w:r>
    </w:p>
    <w:p w:rsidR="00000000" w:rsidDel="00000000" w:rsidP="00000000" w:rsidRDefault="00000000" w:rsidRPr="00000000" w14:paraId="00000129">
      <w:pPr>
        <w:pBdr>
          <w:top w:color="888888" w:space="2" w:sz="6" w:val="single"/>
          <w:left w:color="888888" w:space="2" w:sz="6" w:val="single"/>
          <w:bottom w:color="888888" w:space="2" w:sz="6" w:val="single"/>
          <w:right w:color="888888" w:space="2" w:sz="6" w:val="single"/>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240" w:lineRule="auto"/>
        <w:rPr>
          <w:rFonts w:ascii="var(--bs-font-monospace)" w:cs="var(--bs-font-monospace)" w:eastAsia="var(--bs-font-monospace)" w:hAnsi="var(--bs-font-monospace)"/>
          <w:color w:val="000000"/>
          <w:sz w:val="23"/>
          <w:szCs w:val="23"/>
        </w:rPr>
      </w:pPr>
      <w:r w:rsidDel="00000000" w:rsidR="00000000" w:rsidRPr="00000000">
        <w:rPr>
          <w:rFonts w:ascii="var(--bs-font-monospace)" w:cs="var(--bs-font-monospace)" w:eastAsia="var(--bs-font-monospace)" w:hAnsi="var(--bs-font-monospace)"/>
          <w:color w:val="666600"/>
          <w:sz w:val="23"/>
          <w:szCs w:val="23"/>
          <w:rtl w:val="0"/>
        </w:rPr>
        <w:t xml:space="preserve">&gt;</w:t>
      </w:r>
      <w:r w:rsidDel="00000000" w:rsidR="00000000" w:rsidRPr="00000000">
        <w:rPr>
          <w:rFonts w:ascii="var(--bs-font-monospace)" w:cs="var(--bs-font-monospace)" w:eastAsia="var(--bs-font-monospace)" w:hAnsi="var(--bs-font-monospace)"/>
          <w:color w:val="000000"/>
          <w:sz w:val="23"/>
          <w:szCs w:val="23"/>
          <w:rtl w:val="0"/>
        </w:rPr>
        <w:t xml:space="preserve"> x1</w:t>
      </w:r>
      <w:r w:rsidDel="00000000" w:rsidR="00000000" w:rsidRPr="00000000">
        <w:rPr>
          <w:rFonts w:ascii="var(--bs-font-monospace)" w:cs="var(--bs-font-monospace)" w:eastAsia="var(--bs-font-monospace)" w:hAnsi="var(--bs-font-monospace)"/>
          <w:color w:val="666600"/>
          <w:sz w:val="23"/>
          <w:szCs w:val="23"/>
          <w:rtl w:val="0"/>
        </w:rPr>
        <w:t xml:space="preserve">&lt;-</w:t>
      </w:r>
      <w:r w:rsidDel="00000000" w:rsidR="00000000" w:rsidRPr="00000000">
        <w:rPr>
          <w:rFonts w:ascii="var(--bs-font-monospace)" w:cs="var(--bs-font-monospace)" w:eastAsia="var(--bs-font-monospace)" w:hAnsi="var(--bs-font-monospace)"/>
          <w:color w:val="000000"/>
          <w:sz w:val="23"/>
          <w:szCs w:val="23"/>
          <w:rtl w:val="0"/>
        </w:rPr>
        <w:t xml:space="preserve">rpois</w:t>
      </w:r>
      <w:r w:rsidDel="00000000" w:rsidR="00000000" w:rsidRPr="00000000">
        <w:rPr>
          <w:rFonts w:ascii="var(--bs-font-monospace)" w:cs="var(--bs-font-monospace)" w:eastAsia="var(--bs-font-monospace)" w:hAnsi="var(--bs-font-monospace)"/>
          <w:color w:val="666600"/>
          <w:sz w:val="23"/>
          <w:szCs w:val="23"/>
          <w:rtl w:val="0"/>
        </w:rPr>
        <w:t xml:space="preserve">(</w:t>
      </w:r>
      <w:r w:rsidDel="00000000" w:rsidR="00000000" w:rsidRPr="00000000">
        <w:rPr>
          <w:rFonts w:ascii="var(--bs-font-monospace)" w:cs="var(--bs-font-monospace)" w:eastAsia="var(--bs-font-monospace)" w:hAnsi="var(--bs-font-monospace)"/>
          <w:color w:val="006666"/>
          <w:sz w:val="23"/>
          <w:szCs w:val="23"/>
          <w:rtl w:val="0"/>
        </w:rPr>
        <w:t xml:space="preserve">200</w:t>
      </w:r>
      <w:r w:rsidDel="00000000" w:rsidR="00000000" w:rsidRPr="00000000">
        <w:rPr>
          <w:rFonts w:ascii="var(--bs-font-monospace)" w:cs="var(--bs-font-monospace)" w:eastAsia="var(--bs-font-monospace)" w:hAnsi="var(--bs-font-monospace)"/>
          <w:color w:val="666600"/>
          <w:sz w:val="23"/>
          <w:szCs w:val="23"/>
          <w:rtl w:val="0"/>
        </w:rPr>
        <w:t xml:space="preserve">,</w:t>
      </w:r>
      <w:r w:rsidDel="00000000" w:rsidR="00000000" w:rsidRPr="00000000">
        <w:rPr>
          <w:rFonts w:ascii="var(--bs-font-monospace)" w:cs="var(--bs-font-monospace)" w:eastAsia="var(--bs-font-monospace)" w:hAnsi="var(--bs-font-monospace)"/>
          <w:color w:val="006666"/>
          <w:sz w:val="23"/>
          <w:szCs w:val="23"/>
          <w:rtl w:val="0"/>
        </w:rPr>
        <w:t xml:space="preserve">2</w:t>
      </w:r>
      <w:r w:rsidDel="00000000" w:rsidR="00000000" w:rsidRPr="00000000">
        <w:rPr>
          <w:rFonts w:ascii="var(--bs-font-monospace)" w:cs="var(--bs-font-monospace)" w:eastAsia="var(--bs-font-monospace)" w:hAnsi="var(--bs-font-monospace)"/>
          <w:color w:val="666600"/>
          <w:sz w:val="23"/>
          <w:szCs w:val="23"/>
          <w:rtl w:val="0"/>
        </w:rPr>
        <w:t xml:space="preserve">)</w:t>
      </w:r>
      <w:r w:rsidDel="00000000" w:rsidR="00000000" w:rsidRPr="00000000">
        <w:rPr>
          <w:rtl w:val="0"/>
        </w:rPr>
      </w:r>
    </w:p>
    <w:p w:rsidR="00000000" w:rsidDel="00000000" w:rsidP="00000000" w:rsidRDefault="00000000" w:rsidRPr="00000000" w14:paraId="0000012A">
      <w:pPr>
        <w:pBdr>
          <w:top w:color="888888" w:space="2" w:sz="6" w:val="single"/>
          <w:left w:color="888888" w:space="2" w:sz="6" w:val="single"/>
          <w:bottom w:color="888888" w:space="2" w:sz="6" w:val="single"/>
          <w:right w:color="888888" w:space="2" w:sz="6" w:val="single"/>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240" w:lineRule="auto"/>
        <w:rPr>
          <w:rFonts w:ascii="var(--bs-font-monospace)" w:cs="var(--bs-font-monospace)" w:eastAsia="var(--bs-font-monospace)" w:hAnsi="var(--bs-font-monospace)"/>
          <w:color w:val="747579"/>
          <w:sz w:val="23"/>
          <w:szCs w:val="23"/>
        </w:rPr>
      </w:pPr>
      <w:r w:rsidDel="00000000" w:rsidR="00000000" w:rsidRPr="00000000">
        <w:rPr>
          <w:rFonts w:ascii="var(--bs-font-monospace)" w:cs="var(--bs-font-monospace)" w:eastAsia="var(--bs-font-monospace)" w:hAnsi="var(--bs-font-monospace)"/>
          <w:color w:val="666600"/>
          <w:sz w:val="23"/>
          <w:szCs w:val="23"/>
          <w:rtl w:val="0"/>
        </w:rPr>
        <w:t xml:space="preserve">&gt;</w:t>
      </w:r>
      <w:r w:rsidDel="00000000" w:rsidR="00000000" w:rsidRPr="00000000">
        <w:rPr>
          <w:rFonts w:ascii="var(--bs-font-monospace)" w:cs="var(--bs-font-monospace)" w:eastAsia="var(--bs-font-monospace)" w:hAnsi="var(--bs-font-monospace)"/>
          <w:color w:val="000000"/>
          <w:sz w:val="23"/>
          <w:szCs w:val="23"/>
          <w:rtl w:val="0"/>
        </w:rPr>
        <w:t xml:space="preserve"> x1</w:t>
      </w:r>
      <w:r w:rsidDel="00000000" w:rsidR="00000000" w:rsidRPr="00000000">
        <w:rPr>
          <w:rtl w:val="0"/>
        </w:rPr>
      </w:r>
    </w:p>
    <w:p w:rsidR="00000000" w:rsidDel="00000000" w:rsidP="00000000" w:rsidRDefault="00000000" w:rsidRPr="00000000" w14:paraId="0000012B">
      <w:pPr>
        <w:pStyle w:val="Heading2"/>
        <w:rPr>
          <w:rFonts w:ascii="Heebo" w:cs="Heebo" w:eastAsia="Heebo" w:hAnsi="Heebo"/>
          <w:color w:val="000000"/>
          <w:sz w:val="35"/>
          <w:szCs w:val="35"/>
        </w:rPr>
      </w:pPr>
      <w:r w:rsidDel="00000000" w:rsidR="00000000" w:rsidRPr="00000000">
        <w:rPr>
          <w:rFonts w:ascii="Heebo" w:cs="Heebo" w:eastAsia="Heebo" w:hAnsi="Heebo"/>
          <w:b w:val="1"/>
          <w:color w:val="000000"/>
          <w:sz w:val="35"/>
          <w:szCs w:val="35"/>
          <w:rtl w:val="0"/>
        </w:rPr>
        <w:t xml:space="preserve">Output</w:t>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[1] 2 0 2 3 2 3 1 2 1 4 0 0 4 4 1 3 1 2 1 3 2 3 2 1 4 1 4 1 1 1 2 2 0 2 1 1 1</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[38] 1 5 1 1 2 3 0 5 3 3 2 0 1 2 1 3 2 1 5 3 2 2 2 3 3 0 3 0 3 1 3 3 4 0 3 3 0</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[75] 2 3 0 2 2 1 3 1 4 0 1 1 5 1 3 2 0 2 4 1 1 2 2 1 3 0 2 3 3 1 4 1 4 4 1 3 5</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[112] 0 0 2 1 0 1 0 3 3 4 6 3 3 0 2 0 2 1 3 1 1 1 1 2 4 1 0 1 3 2 2 0 2 3 2 4 4</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[149] 1 2 0 5 3 3 3 1 4 5 5 1 3 1 2 4 4 5 0 3 3 1 2 1 1 0 3 3 5 1 1 6 1 2 3 6 1</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[186] 2 0 1 4 1 1 1 2 3 5 1 1 1 0 4</w:t>
      </w:r>
    </w:p>
    <w:p w:rsidR="00000000" w:rsidDel="00000000" w:rsidP="00000000" w:rsidRDefault="00000000" w:rsidRPr="00000000" w14:paraId="00000132">
      <w:pPr>
        <w:pStyle w:val="Heading2"/>
        <w:rPr>
          <w:rFonts w:ascii="Heebo" w:cs="Heebo" w:eastAsia="Heebo" w:hAnsi="Heebo"/>
          <w:color w:val="000000"/>
          <w:sz w:val="35"/>
          <w:szCs w:val="35"/>
        </w:rPr>
      </w:pPr>
      <w:r w:rsidDel="00000000" w:rsidR="00000000" w:rsidRPr="00000000">
        <w:rPr>
          <w:rFonts w:ascii="Heebo" w:cs="Heebo" w:eastAsia="Heebo" w:hAnsi="Heebo"/>
          <w:b w:val="1"/>
          <w:color w:val="000000"/>
          <w:sz w:val="35"/>
          <w:szCs w:val="35"/>
          <w:rtl w:val="0"/>
        </w:rPr>
        <w:t xml:space="preserve">Example</w:t>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&gt;</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table_x1</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&lt;-</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table</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x1</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240" w:lineRule="auto"/>
        <w:ind w:left="0" w:right="0" w:firstLine="0"/>
        <w:jc w:val="left"/>
        <w:rPr>
          <w:rFonts w:ascii="var(--bs-font-monospace)" w:cs="var(--bs-font-monospace)" w:eastAsia="var(--bs-font-monospace)" w:hAnsi="var(--bs-font-monospace)"/>
          <w:b w:val="0"/>
          <w:i w:val="0"/>
          <w:smallCaps w:val="0"/>
          <w:strike w:val="0"/>
          <w:color w:val="747579"/>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&gt;</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table_x1</w:t>
      </w:r>
      <w:r w:rsidDel="00000000" w:rsidR="00000000" w:rsidRPr="00000000">
        <w:rPr>
          <w:rtl w:val="0"/>
        </w:rPr>
      </w:r>
    </w:p>
    <w:p w:rsidR="00000000" w:rsidDel="00000000" w:rsidP="00000000" w:rsidRDefault="00000000" w:rsidRPr="00000000" w14:paraId="00000135">
      <w:pPr>
        <w:pStyle w:val="Heading2"/>
        <w:rPr>
          <w:rFonts w:ascii="Heebo" w:cs="Heebo" w:eastAsia="Heebo" w:hAnsi="Heebo"/>
          <w:color w:val="000000"/>
          <w:sz w:val="35"/>
          <w:szCs w:val="35"/>
        </w:rPr>
      </w:pPr>
      <w:r w:rsidDel="00000000" w:rsidR="00000000" w:rsidRPr="00000000">
        <w:rPr>
          <w:rFonts w:ascii="Heebo" w:cs="Heebo" w:eastAsia="Heebo" w:hAnsi="Heebo"/>
          <w:b w:val="1"/>
          <w:color w:val="000000"/>
          <w:sz w:val="35"/>
          <w:szCs w:val="35"/>
          <w:rtl w:val="0"/>
        </w:rPr>
        <w:t xml:space="preserve">Output</w:t>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x1</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0 1 2 3 4 5 6</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27 58 39 42 20 11 3</w:t>
      </w:r>
    </w:p>
    <w:p w:rsidR="00000000" w:rsidDel="00000000" w:rsidP="00000000" w:rsidRDefault="00000000" w:rsidRPr="00000000" w14:paraId="00000139">
      <w:pPr>
        <w:pStyle w:val="Heading2"/>
        <w:rPr>
          <w:rFonts w:ascii="Heebo" w:cs="Heebo" w:eastAsia="Heebo" w:hAnsi="Heebo"/>
          <w:color w:val="000000"/>
          <w:sz w:val="35"/>
          <w:szCs w:val="35"/>
        </w:rPr>
      </w:pPr>
      <w:r w:rsidDel="00000000" w:rsidR="00000000" w:rsidRPr="00000000">
        <w:rPr>
          <w:rFonts w:ascii="Heebo" w:cs="Heebo" w:eastAsia="Heebo" w:hAnsi="Heebo"/>
          <w:b w:val="1"/>
          <w:color w:val="000000"/>
          <w:sz w:val="35"/>
          <w:szCs w:val="35"/>
          <w:rtl w:val="0"/>
        </w:rPr>
        <w:t xml:space="preserve">Example</w:t>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&gt;</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df1</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&lt;-</w:t>
      </w:r>
      <w:r w:rsidDel="00000000" w:rsidR="00000000" w:rsidRPr="00000000">
        <w:rPr>
          <w:rFonts w:ascii="var(--bs-font-monospace)" w:cs="var(--bs-font-monospace)" w:eastAsia="var(--bs-font-monospace)" w:hAnsi="var(--bs-font-monospace)"/>
          <w:b w:val="0"/>
          <w:i w:val="0"/>
          <w:smallCaps w:val="0"/>
          <w:strike w:val="0"/>
          <w:color w:val="000088"/>
          <w:sz w:val="23"/>
          <w:szCs w:val="23"/>
          <w:u w:val="none"/>
          <w:shd w:fill="auto" w:val="clear"/>
          <w:vertAlign w:val="baseline"/>
          <w:rtl w:val="0"/>
        </w:rPr>
        <w:t xml:space="preserve">as</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data</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frame</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table_x1</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240" w:lineRule="auto"/>
        <w:ind w:left="0" w:right="0" w:firstLine="0"/>
        <w:jc w:val="left"/>
        <w:rPr>
          <w:rFonts w:ascii="var(--bs-font-monospace)" w:cs="var(--bs-font-monospace)" w:eastAsia="var(--bs-font-monospace)" w:hAnsi="var(--bs-font-monospace)"/>
          <w:b w:val="0"/>
          <w:i w:val="0"/>
          <w:smallCaps w:val="0"/>
          <w:strike w:val="0"/>
          <w:color w:val="747579"/>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&gt;</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df1</w:t>
      </w:r>
      <w:r w:rsidDel="00000000" w:rsidR="00000000" w:rsidRPr="00000000">
        <w:rPr>
          <w:rtl w:val="0"/>
        </w:rPr>
      </w:r>
    </w:p>
    <w:p w:rsidR="00000000" w:rsidDel="00000000" w:rsidP="00000000" w:rsidRDefault="00000000" w:rsidRPr="00000000" w14:paraId="0000013C">
      <w:pPr>
        <w:pStyle w:val="Heading2"/>
        <w:rPr>
          <w:rFonts w:ascii="Heebo" w:cs="Heebo" w:eastAsia="Heebo" w:hAnsi="Heebo"/>
          <w:color w:val="000000"/>
          <w:sz w:val="35"/>
          <w:szCs w:val="35"/>
        </w:rPr>
      </w:pPr>
      <w:r w:rsidDel="00000000" w:rsidR="00000000" w:rsidRPr="00000000">
        <w:rPr>
          <w:rFonts w:ascii="Heebo" w:cs="Heebo" w:eastAsia="Heebo" w:hAnsi="Heebo"/>
          <w:b w:val="1"/>
          <w:color w:val="000000"/>
          <w:sz w:val="35"/>
          <w:szCs w:val="35"/>
          <w:rtl w:val="0"/>
        </w:rPr>
        <w:t xml:space="preserve">Output</w:t>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x1 Freq</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1 0   27</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2 1   58</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3 2   39</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4 3   42</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5 4   20</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6 5   11</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12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7 6   3</w:t>
      </w:r>
    </w:p>
    <w:p w:rsidR="00000000" w:rsidDel="00000000" w:rsidP="00000000" w:rsidRDefault="00000000" w:rsidRPr="00000000" w14:paraId="00000145">
      <w:pPr>
        <w:shd w:fill="ffffff" w:val="clear"/>
        <w:spacing w:after="280" w:before="2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 Compute Correlation Coefficient and Covariance:</w:t>
      </w:r>
    </w:p>
    <w:p w:rsidR="00000000" w:rsidDel="00000000" w:rsidP="00000000" w:rsidRDefault="00000000" w:rsidRPr="00000000" w14:paraId="00000146">
      <w:pPr>
        <w:shd w:fill="ffffff" w:val="clear"/>
        <w:spacing w:after="0" w:line="240" w:lineRule="auto"/>
        <w:rPr>
          <w:rFonts w:ascii="Times New Roman" w:cs="Times New Roman" w:eastAsia="Times New Roman" w:hAnsi="Times New Roman"/>
          <w:color w:val="273239"/>
          <w:sz w:val="24"/>
          <w:szCs w:val="24"/>
        </w:rPr>
      </w:pPr>
      <w:hyperlink r:id="rId8">
        <w:r w:rsidDel="00000000" w:rsidR="00000000" w:rsidRPr="00000000">
          <w:rPr>
            <w:rFonts w:ascii="Times New Roman" w:cs="Times New Roman" w:eastAsia="Times New Roman" w:hAnsi="Times New Roman"/>
            <w:b w:val="1"/>
            <w:color w:val="0000ff"/>
            <w:sz w:val="24"/>
            <w:szCs w:val="24"/>
            <w:u w:val="single"/>
            <w:rtl w:val="0"/>
          </w:rPr>
          <w:t xml:space="preserve">Covariance</w:t>
        </w:r>
      </w:hyperlink>
      <w:r w:rsidDel="00000000" w:rsidR="00000000" w:rsidRPr="00000000">
        <w:rPr>
          <w:rFonts w:ascii="Times New Roman" w:cs="Times New Roman" w:eastAsia="Times New Roman" w:hAnsi="Times New Roman"/>
          <w:color w:val="273239"/>
          <w:sz w:val="24"/>
          <w:szCs w:val="24"/>
          <w:rtl w:val="0"/>
        </w:rPr>
        <w:t xml:space="preserve"> and </w:t>
      </w:r>
      <w:hyperlink r:id="rId9">
        <w:r w:rsidDel="00000000" w:rsidR="00000000" w:rsidRPr="00000000">
          <w:rPr>
            <w:rFonts w:ascii="Times New Roman" w:cs="Times New Roman" w:eastAsia="Times New Roman" w:hAnsi="Times New Roman"/>
            <w:b w:val="1"/>
            <w:color w:val="0000ff"/>
            <w:sz w:val="24"/>
            <w:szCs w:val="24"/>
            <w:u w:val="single"/>
            <w:rtl w:val="0"/>
          </w:rPr>
          <w:t xml:space="preserve">Correlation</w:t>
        </w:r>
      </w:hyperlink>
      <w:r w:rsidDel="00000000" w:rsidR="00000000" w:rsidRPr="00000000">
        <w:rPr>
          <w:rFonts w:ascii="Times New Roman" w:cs="Times New Roman" w:eastAsia="Times New Roman" w:hAnsi="Times New Roman"/>
          <w:color w:val="273239"/>
          <w:sz w:val="24"/>
          <w:szCs w:val="24"/>
          <w:rtl w:val="0"/>
        </w:rPr>
        <w:t xml:space="preserve"> are terms used in statistics to measure relationships between two random variables. Both of these terms measure linear dependency between a pair of random variables or bivariate data. </w:t>
      </w:r>
    </w:p>
    <w:p w:rsidR="00000000" w:rsidDel="00000000" w:rsidP="00000000" w:rsidRDefault="00000000" w:rsidRPr="00000000" w14:paraId="00000147">
      <w:pPr>
        <w:shd w:fill="ffffff" w:val="clear"/>
        <w:spacing w:after="0" w:line="24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In this article, we are going to discuss </w:t>
      </w:r>
      <w:r w:rsidDel="00000000" w:rsidR="00000000" w:rsidRPr="00000000">
        <w:rPr>
          <w:rFonts w:ascii="Times New Roman" w:cs="Times New Roman" w:eastAsia="Times New Roman" w:hAnsi="Times New Roman"/>
          <w:b w:val="1"/>
          <w:color w:val="273239"/>
          <w:sz w:val="24"/>
          <w:szCs w:val="24"/>
          <w:rtl w:val="0"/>
        </w:rPr>
        <w:t xml:space="preserve">cov()</w:t>
      </w:r>
      <w:r w:rsidDel="00000000" w:rsidR="00000000" w:rsidRPr="00000000">
        <w:rPr>
          <w:rFonts w:ascii="Times New Roman" w:cs="Times New Roman" w:eastAsia="Times New Roman" w:hAnsi="Times New Roman"/>
          <w:color w:val="273239"/>
          <w:sz w:val="24"/>
          <w:szCs w:val="24"/>
          <w:rtl w:val="0"/>
        </w:rPr>
        <w:t xml:space="preserve">, </w:t>
      </w:r>
      <w:r w:rsidDel="00000000" w:rsidR="00000000" w:rsidRPr="00000000">
        <w:rPr>
          <w:rFonts w:ascii="Times New Roman" w:cs="Times New Roman" w:eastAsia="Times New Roman" w:hAnsi="Times New Roman"/>
          <w:b w:val="1"/>
          <w:color w:val="273239"/>
          <w:sz w:val="24"/>
          <w:szCs w:val="24"/>
          <w:rtl w:val="0"/>
        </w:rPr>
        <w:t xml:space="preserve">cor()</w:t>
      </w:r>
      <w:r w:rsidDel="00000000" w:rsidR="00000000" w:rsidRPr="00000000">
        <w:rPr>
          <w:rFonts w:ascii="Times New Roman" w:cs="Times New Roman" w:eastAsia="Times New Roman" w:hAnsi="Times New Roman"/>
          <w:color w:val="273239"/>
          <w:sz w:val="24"/>
          <w:szCs w:val="24"/>
          <w:rtl w:val="0"/>
        </w:rPr>
        <w:t xml:space="preserve"> and </w:t>
      </w:r>
      <w:r w:rsidDel="00000000" w:rsidR="00000000" w:rsidRPr="00000000">
        <w:rPr>
          <w:rFonts w:ascii="Times New Roman" w:cs="Times New Roman" w:eastAsia="Times New Roman" w:hAnsi="Times New Roman"/>
          <w:b w:val="1"/>
          <w:color w:val="273239"/>
          <w:sz w:val="24"/>
          <w:szCs w:val="24"/>
          <w:rtl w:val="0"/>
        </w:rPr>
        <w:t xml:space="preserve">cov2cor()</w:t>
      </w:r>
      <w:r w:rsidDel="00000000" w:rsidR="00000000" w:rsidRPr="00000000">
        <w:rPr>
          <w:rFonts w:ascii="Times New Roman" w:cs="Times New Roman" w:eastAsia="Times New Roman" w:hAnsi="Times New Roman"/>
          <w:color w:val="273239"/>
          <w:sz w:val="24"/>
          <w:szCs w:val="24"/>
          <w:rtl w:val="0"/>
        </w:rPr>
        <w:t xml:space="preserve"> functions in </w:t>
      </w:r>
      <w:hyperlink r:id="rId10">
        <w:r w:rsidDel="00000000" w:rsidR="00000000" w:rsidRPr="00000000">
          <w:rPr>
            <w:rFonts w:ascii="Times New Roman" w:cs="Times New Roman" w:eastAsia="Times New Roman" w:hAnsi="Times New Roman"/>
            <w:color w:val="0000ff"/>
            <w:sz w:val="24"/>
            <w:szCs w:val="24"/>
            <w:u w:val="single"/>
            <w:rtl w:val="0"/>
          </w:rPr>
          <w:t xml:space="preserve">R</w:t>
        </w:r>
      </w:hyperlink>
      <w:r w:rsidDel="00000000" w:rsidR="00000000" w:rsidRPr="00000000">
        <w:rPr>
          <w:rFonts w:ascii="Times New Roman" w:cs="Times New Roman" w:eastAsia="Times New Roman" w:hAnsi="Times New Roman"/>
          <w:color w:val="273239"/>
          <w:sz w:val="24"/>
          <w:szCs w:val="24"/>
          <w:rtl w:val="0"/>
        </w:rPr>
        <w:t xml:space="preserve"> which use covariance and correlation methods of statistics and probability theory.</w:t>
      </w:r>
    </w:p>
    <w:p w:rsidR="00000000" w:rsidDel="00000000" w:rsidP="00000000" w:rsidRDefault="00000000" w:rsidRPr="00000000" w14:paraId="00000148">
      <w:pPr>
        <w:shd w:fill="ffffff" w:val="clear"/>
        <w:spacing w:after="280" w:before="28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9">
      <w:pPr>
        <w:numPr>
          <w:ilvl w:val="0"/>
          <w:numId w:val="6"/>
        </w:numPr>
        <w:shd w:fill="ffffff" w:val="clear"/>
        <w:spacing w:after="280" w:before="28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Aside from looking at the characteristics of our variables, we may want to see if there is a relationship between our variables in our data, or a correlation.</w:t>
      </w:r>
    </w:p>
    <w:p w:rsidR="00000000" w:rsidDel="00000000" w:rsidP="00000000" w:rsidRDefault="00000000" w:rsidRPr="00000000" w14:paraId="0000014A">
      <w:pPr>
        <w:shd w:fill="ffffff" w:val="clear"/>
        <w:spacing w:after="280" w:before="28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cor</w:t>
      </w:r>
      <w:r w:rsidDel="00000000" w:rsidR="00000000" w:rsidRPr="00000000">
        <w:rPr>
          <w:rFonts w:ascii="Times New Roman" w:cs="Times New Roman" w:eastAsia="Times New Roman" w:hAnsi="Times New Roman"/>
          <w:sz w:val="24"/>
          <w:szCs w:val="24"/>
          <w:rtl w:val="0"/>
        </w:rPr>
        <w:t xml:space="preserve">(cars$speed, cars$dist)</w:t>
      </w:r>
    </w:p>
    <w:p w:rsidR="00000000" w:rsidDel="00000000" w:rsidP="00000000" w:rsidRDefault="00000000" w:rsidRPr="00000000" w14:paraId="0000014B">
      <w:pPr>
        <w:shd w:fill="ffffff" w:val="clear"/>
        <w:spacing w:after="280" w:before="28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0.8068949</w:t>
      </w:r>
    </w:p>
    <w:p w:rsidR="00000000" w:rsidDel="00000000" w:rsidP="00000000" w:rsidRDefault="00000000" w:rsidRPr="00000000" w14:paraId="0000014C">
      <w:pPr>
        <w:shd w:fill="ffffff" w:val="clear"/>
        <w:spacing w:after="280" w:before="28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 shows the strength of a relationship between two variables and is expressed numerically by the correlation coefficient. </w:t>
      </w:r>
    </w:p>
    <w:p w:rsidR="00000000" w:rsidDel="00000000" w:rsidP="00000000" w:rsidRDefault="00000000" w:rsidRPr="00000000" w14:paraId="0000014D">
      <w:pPr>
        <w:shd w:fill="ffffff" w:val="clear"/>
        <w:spacing w:after="280" w:before="28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correlation coefficient's values range between -1.0 and 1.0. </w:t>
      </w:r>
    </w:p>
    <w:p w:rsidR="00000000" w:rsidDel="00000000" w:rsidP="00000000" w:rsidRDefault="00000000" w:rsidRPr="00000000" w14:paraId="0000014E">
      <w:pPr>
        <w:shd w:fill="ffffff" w:val="clear"/>
        <w:spacing w:after="280" w:before="28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perfect </w:t>
      </w:r>
      <w:hyperlink r:id="rId11">
        <w:r w:rsidDel="00000000" w:rsidR="00000000" w:rsidRPr="00000000">
          <w:rPr>
            <w:rFonts w:ascii="Times New Roman" w:cs="Times New Roman" w:eastAsia="Times New Roman" w:hAnsi="Times New Roman"/>
            <w:color w:val="0000ff"/>
            <w:sz w:val="24"/>
            <w:szCs w:val="24"/>
            <w:u w:val="single"/>
            <w:rtl w:val="0"/>
          </w:rPr>
          <w:t xml:space="preserve">positive correlation</w:t>
        </w:r>
      </w:hyperlink>
      <w:r w:rsidDel="00000000" w:rsidR="00000000" w:rsidRPr="00000000">
        <w:rPr>
          <w:rFonts w:ascii="Times New Roman" w:cs="Times New Roman" w:eastAsia="Times New Roman" w:hAnsi="Times New Roman"/>
          <w:sz w:val="24"/>
          <w:szCs w:val="24"/>
          <w:rtl w:val="0"/>
        </w:rPr>
        <w:t xml:space="preserve"> means that the correlation coefficient is exactly 1.</w:t>
      </w:r>
    </w:p>
    <w:p w:rsidR="00000000" w:rsidDel="00000000" w:rsidP="00000000" w:rsidRDefault="00000000" w:rsidRPr="00000000" w14:paraId="0000014F">
      <w:pPr>
        <w:shd w:fill="ffffff" w:val="clear"/>
        <w:spacing w:after="280" w:before="28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implies that as one security moves, either up or down, the other security moves in lockstep, in the same direction. </w:t>
      </w:r>
    </w:p>
    <w:p w:rsidR="00000000" w:rsidDel="00000000" w:rsidP="00000000" w:rsidRDefault="00000000" w:rsidRPr="00000000" w14:paraId="00000150">
      <w:pPr>
        <w:shd w:fill="ffffff" w:val="clear"/>
        <w:spacing w:after="280" w:before="28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perfect </w:t>
      </w:r>
      <w:hyperlink r:id="rId12">
        <w:r w:rsidDel="00000000" w:rsidR="00000000" w:rsidRPr="00000000">
          <w:rPr>
            <w:rFonts w:ascii="Times New Roman" w:cs="Times New Roman" w:eastAsia="Times New Roman" w:hAnsi="Times New Roman"/>
            <w:color w:val="0000ff"/>
            <w:sz w:val="24"/>
            <w:szCs w:val="24"/>
            <w:u w:val="single"/>
            <w:rtl w:val="0"/>
          </w:rPr>
          <w:t xml:space="preserve">negative correlation</w:t>
        </w:r>
      </w:hyperlink>
      <w:r w:rsidDel="00000000" w:rsidR="00000000" w:rsidRPr="00000000">
        <w:rPr>
          <w:rFonts w:ascii="Times New Roman" w:cs="Times New Roman" w:eastAsia="Times New Roman" w:hAnsi="Times New Roman"/>
          <w:sz w:val="24"/>
          <w:szCs w:val="24"/>
          <w:rtl w:val="0"/>
        </w:rPr>
        <w:t xml:space="preserve"> means that two assets move in opposite directions, while a zero correlation implies no linear relationship at all.</w:t>
      </w:r>
    </w:p>
    <w:p w:rsidR="00000000" w:rsidDel="00000000" w:rsidP="00000000" w:rsidRDefault="00000000" w:rsidRPr="00000000" w14:paraId="00000151">
      <w:pPr>
        <w:shd w:fill="ffffff" w:val="clear"/>
        <w:spacing w:after="280" w:before="28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also use the cor( ) function to calculate a complete correlation matrix between all pairs of variables in the data frame.</w:t>
      </w:r>
    </w:p>
    <w:p w:rsidR="00000000" w:rsidDel="00000000" w:rsidP="00000000" w:rsidRDefault="00000000" w:rsidRPr="00000000" w14:paraId="00000152">
      <w:pPr>
        <w:shd w:fill="ffffff" w:val="clear"/>
        <w:spacing w:after="280" w:before="28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Syntax-cor(dataframe name)</w:t>
      </w:r>
    </w:p>
    <w:p w:rsidR="00000000" w:rsidDel="00000000" w:rsidP="00000000" w:rsidRDefault="00000000" w:rsidRPr="00000000" w14:paraId="00000153">
      <w:pPr>
        <w:shd w:fill="ffffff" w:val="clear"/>
        <w:spacing w:after="280" w:before="28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cor</w:t>
      </w:r>
      <w:r w:rsidDel="00000000" w:rsidR="00000000" w:rsidRPr="00000000">
        <w:rPr>
          <w:rFonts w:ascii="Times New Roman" w:cs="Times New Roman" w:eastAsia="Times New Roman" w:hAnsi="Times New Roman"/>
          <w:sz w:val="24"/>
          <w:szCs w:val="24"/>
          <w:rtl w:val="0"/>
        </w:rPr>
        <w:t xml:space="preserve">(cars)</w:t>
      </w:r>
    </w:p>
    <w:p w:rsidR="00000000" w:rsidDel="00000000" w:rsidP="00000000" w:rsidRDefault="00000000" w:rsidRPr="00000000" w14:paraId="00000154">
      <w:pPr>
        <w:shd w:fill="ffffff" w:val="clear"/>
        <w:spacing w:after="280" w:before="28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speed                  dist </w:t>
      </w:r>
    </w:p>
    <w:p w:rsidR="00000000" w:rsidDel="00000000" w:rsidP="00000000" w:rsidRDefault="00000000" w:rsidRPr="00000000" w14:paraId="00000155">
      <w:pPr>
        <w:shd w:fill="ffffff" w:val="clear"/>
        <w:spacing w:after="280" w:before="28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speed         1.0000000       0.8068949 </w:t>
      </w:r>
    </w:p>
    <w:p w:rsidR="00000000" w:rsidDel="00000000" w:rsidP="00000000" w:rsidRDefault="00000000" w:rsidRPr="00000000" w14:paraId="00000156">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dist             0.8068949        1.0000000</w:t>
      </w:r>
    </w:p>
    <w:p w:rsidR="00000000" w:rsidDel="00000000" w:rsidP="00000000" w:rsidRDefault="00000000" w:rsidRPr="00000000" w14:paraId="00000157">
      <w:pPr>
        <w:shd w:fill="ffffff" w:val="clea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Covariance:</w:t>
      </w:r>
    </w:p>
    <w:p w:rsidR="00000000" w:rsidDel="00000000" w:rsidP="00000000" w:rsidRDefault="00000000" w:rsidRPr="00000000" w14:paraId="00000158">
      <w:pPr>
        <w:spacing w:after="0" w:line="240" w:lineRule="auto"/>
        <w:rPr>
          <w:rFonts w:ascii="Arial" w:cs="Arial" w:eastAsia="Arial" w:hAnsi="Arial"/>
          <w:i w:val="1"/>
          <w:color w:val="273239"/>
          <w:sz w:val="26"/>
          <w:szCs w:val="26"/>
        </w:rPr>
      </w:pPr>
      <w:r w:rsidDel="00000000" w:rsidR="00000000" w:rsidRPr="00000000">
        <w:rPr>
          <w:rFonts w:ascii="Arial" w:cs="Arial" w:eastAsia="Arial" w:hAnsi="Arial"/>
          <w:b w:val="1"/>
          <w:i w:val="1"/>
          <w:color w:val="273239"/>
          <w:sz w:val="26"/>
          <w:szCs w:val="26"/>
          <w:rtl w:val="0"/>
        </w:rPr>
        <w:t xml:space="preserve">Syntax:</w:t>
      </w:r>
      <w:r w:rsidDel="00000000" w:rsidR="00000000" w:rsidRPr="00000000">
        <w:rPr>
          <w:rFonts w:ascii="Arial" w:cs="Arial" w:eastAsia="Arial" w:hAnsi="Arial"/>
          <w:i w:val="1"/>
          <w:color w:val="273239"/>
          <w:sz w:val="26"/>
          <w:szCs w:val="26"/>
          <w:rtl w:val="0"/>
        </w:rPr>
        <w:t xml:space="preserve"> cov(x, y, method)</w:t>
      </w:r>
    </w:p>
    <w:p w:rsidR="00000000" w:rsidDel="00000000" w:rsidP="00000000" w:rsidRDefault="00000000" w:rsidRPr="00000000" w14:paraId="00000159">
      <w:pPr>
        <w:spacing w:after="0" w:line="240" w:lineRule="auto"/>
        <w:rPr>
          <w:rFonts w:ascii="Arial" w:cs="Arial" w:eastAsia="Arial" w:hAnsi="Arial"/>
          <w:i w:val="1"/>
          <w:color w:val="273239"/>
          <w:sz w:val="26"/>
          <w:szCs w:val="26"/>
        </w:rPr>
      </w:pPr>
      <w:r w:rsidDel="00000000" w:rsidR="00000000" w:rsidRPr="00000000">
        <w:rPr>
          <w:rFonts w:ascii="Arial" w:cs="Arial" w:eastAsia="Arial" w:hAnsi="Arial"/>
          <w:b w:val="1"/>
          <w:i w:val="1"/>
          <w:color w:val="273239"/>
          <w:sz w:val="26"/>
          <w:szCs w:val="26"/>
          <w:rtl w:val="0"/>
        </w:rPr>
        <w:t xml:space="preserve">where, </w:t>
      </w:r>
      <w:r w:rsidDel="00000000" w:rsidR="00000000" w:rsidRPr="00000000">
        <w:rPr>
          <w:rtl w:val="0"/>
        </w:rPr>
      </w:r>
    </w:p>
    <w:p w:rsidR="00000000" w:rsidDel="00000000" w:rsidP="00000000" w:rsidRDefault="00000000" w:rsidRPr="00000000" w14:paraId="0000015A">
      <w:pPr>
        <w:numPr>
          <w:ilvl w:val="0"/>
          <w:numId w:val="7"/>
        </w:numPr>
        <w:spacing w:after="0" w:line="240" w:lineRule="auto"/>
        <w:ind w:left="1080" w:hanging="360"/>
        <w:rPr>
          <w:rFonts w:ascii="Arial" w:cs="Arial" w:eastAsia="Arial" w:hAnsi="Arial"/>
          <w:i w:val="1"/>
          <w:color w:val="273239"/>
          <w:sz w:val="26"/>
          <w:szCs w:val="26"/>
        </w:rPr>
      </w:pPr>
      <w:r w:rsidDel="00000000" w:rsidR="00000000" w:rsidRPr="00000000">
        <w:rPr>
          <w:rFonts w:ascii="Arial" w:cs="Arial" w:eastAsia="Arial" w:hAnsi="Arial"/>
          <w:b w:val="1"/>
          <w:i w:val="1"/>
          <w:color w:val="273239"/>
          <w:sz w:val="26"/>
          <w:szCs w:val="26"/>
          <w:rtl w:val="0"/>
        </w:rPr>
        <w:t xml:space="preserve">x</w:t>
      </w:r>
      <w:r w:rsidDel="00000000" w:rsidR="00000000" w:rsidRPr="00000000">
        <w:rPr>
          <w:rFonts w:ascii="Arial" w:cs="Arial" w:eastAsia="Arial" w:hAnsi="Arial"/>
          <w:i w:val="1"/>
          <w:color w:val="273239"/>
          <w:sz w:val="26"/>
          <w:szCs w:val="26"/>
          <w:rtl w:val="0"/>
        </w:rPr>
        <w:t xml:space="preserve"> and </w:t>
      </w:r>
      <w:r w:rsidDel="00000000" w:rsidR="00000000" w:rsidRPr="00000000">
        <w:rPr>
          <w:rFonts w:ascii="Arial" w:cs="Arial" w:eastAsia="Arial" w:hAnsi="Arial"/>
          <w:b w:val="1"/>
          <w:i w:val="1"/>
          <w:color w:val="273239"/>
          <w:sz w:val="26"/>
          <w:szCs w:val="26"/>
          <w:rtl w:val="0"/>
        </w:rPr>
        <w:t xml:space="preserve">y</w:t>
      </w:r>
      <w:r w:rsidDel="00000000" w:rsidR="00000000" w:rsidRPr="00000000">
        <w:rPr>
          <w:rFonts w:ascii="Arial" w:cs="Arial" w:eastAsia="Arial" w:hAnsi="Arial"/>
          <w:i w:val="1"/>
          <w:color w:val="273239"/>
          <w:sz w:val="26"/>
          <w:szCs w:val="26"/>
          <w:rtl w:val="0"/>
        </w:rPr>
        <w:t xml:space="preserve"> represents the data vectors</w:t>
      </w:r>
    </w:p>
    <w:p w:rsidR="00000000" w:rsidDel="00000000" w:rsidP="00000000" w:rsidRDefault="00000000" w:rsidRPr="00000000" w14:paraId="0000015B">
      <w:pPr>
        <w:numPr>
          <w:ilvl w:val="0"/>
          <w:numId w:val="7"/>
        </w:numPr>
        <w:spacing w:after="0" w:line="240" w:lineRule="auto"/>
        <w:ind w:left="1080" w:hanging="360"/>
        <w:rPr>
          <w:rFonts w:ascii="Arial" w:cs="Arial" w:eastAsia="Arial" w:hAnsi="Arial"/>
          <w:i w:val="1"/>
          <w:color w:val="273239"/>
          <w:sz w:val="26"/>
          <w:szCs w:val="26"/>
        </w:rPr>
      </w:pPr>
      <w:r w:rsidDel="00000000" w:rsidR="00000000" w:rsidRPr="00000000">
        <w:rPr>
          <w:rFonts w:ascii="Arial" w:cs="Arial" w:eastAsia="Arial" w:hAnsi="Arial"/>
          <w:b w:val="1"/>
          <w:i w:val="1"/>
          <w:color w:val="273239"/>
          <w:sz w:val="26"/>
          <w:szCs w:val="26"/>
          <w:rtl w:val="0"/>
        </w:rPr>
        <w:t xml:space="preserve">method</w:t>
      </w:r>
      <w:r w:rsidDel="00000000" w:rsidR="00000000" w:rsidRPr="00000000">
        <w:rPr>
          <w:rFonts w:ascii="Arial" w:cs="Arial" w:eastAsia="Arial" w:hAnsi="Arial"/>
          <w:i w:val="1"/>
          <w:color w:val="273239"/>
          <w:sz w:val="26"/>
          <w:szCs w:val="26"/>
          <w:rtl w:val="0"/>
        </w:rPr>
        <w:t xml:space="preserve"> defines the type of method to be used to compute covariance. Default is “pearson”.</w:t>
      </w:r>
    </w:p>
    <w:p w:rsidR="00000000" w:rsidDel="00000000" w:rsidP="00000000" w:rsidRDefault="00000000" w:rsidRPr="00000000" w14:paraId="0000015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rFonts w:ascii="Consolas" w:cs="Consolas" w:eastAsia="Consolas" w:hAnsi="Consolas"/>
          <w:b w:val="0"/>
          <w:i w:val="0"/>
          <w:smallCaps w:val="0"/>
          <w:strike w:val="0"/>
          <w:color w:val="273239"/>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8200"/>
          <w:sz w:val="22"/>
          <w:szCs w:val="22"/>
          <w:u w:val="none"/>
          <w:shd w:fill="auto" w:val="clear"/>
          <w:vertAlign w:val="baseline"/>
          <w:rtl w:val="0"/>
        </w:rPr>
        <w:t xml:space="preserve">Data vectors</w:t>
      </w:r>
      <w:r w:rsidDel="00000000" w:rsidR="00000000" w:rsidRPr="00000000">
        <w:rPr>
          <w:rtl w:val="0"/>
        </w:rPr>
      </w:r>
    </w:p>
    <w:p w:rsidR="00000000" w:rsidDel="00000000" w:rsidP="00000000" w:rsidRDefault="00000000" w:rsidRPr="00000000" w14:paraId="0000015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rFonts w:ascii="Consolas" w:cs="Consolas" w:eastAsia="Consolas" w:hAnsi="Consolas"/>
          <w:b w:val="0"/>
          <w:i w:val="0"/>
          <w:smallCaps w:val="0"/>
          <w:strike w:val="0"/>
          <w:color w:val="273239"/>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x &lt;- </w:t>
      </w:r>
      <w:r w:rsidDel="00000000" w:rsidR="00000000" w:rsidRPr="00000000">
        <w:rPr>
          <w:rFonts w:ascii="Consolas" w:cs="Consolas" w:eastAsia="Consolas" w:hAnsi="Consolas"/>
          <w:b w:val="0"/>
          <w:i w:val="0"/>
          <w:smallCaps w:val="0"/>
          <w:strike w:val="0"/>
          <w:color w:val="ff1493"/>
          <w:sz w:val="22"/>
          <w:szCs w:val="22"/>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(1, 3, 5, 10)</w:t>
      </w:r>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rFonts w:ascii="Consolas" w:cs="Consolas" w:eastAsia="Consolas" w:hAnsi="Consolas"/>
          <w:b w:val="0"/>
          <w:i w:val="0"/>
          <w:smallCaps w:val="0"/>
          <w:strike w:val="0"/>
          <w:color w:val="273239"/>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273239"/>
          <w:sz w:val="24"/>
          <w:szCs w:val="24"/>
          <w:u w:val="none"/>
          <w:shd w:fill="auto" w:val="clear"/>
          <w:vertAlign w:val="baseline"/>
          <w:rtl w:val="0"/>
        </w:rPr>
        <w:t xml:space="preserve"> </w:t>
      </w:r>
    </w:p>
    <w:p w:rsidR="00000000" w:rsidDel="00000000" w:rsidP="00000000" w:rsidRDefault="00000000" w:rsidRPr="00000000" w14:paraId="0000015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rFonts w:ascii="Consolas" w:cs="Consolas" w:eastAsia="Consolas" w:hAnsi="Consolas"/>
          <w:b w:val="0"/>
          <w:i w:val="0"/>
          <w:smallCaps w:val="0"/>
          <w:strike w:val="0"/>
          <w:color w:val="273239"/>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y &lt;- </w:t>
      </w:r>
      <w:r w:rsidDel="00000000" w:rsidR="00000000" w:rsidRPr="00000000">
        <w:rPr>
          <w:rFonts w:ascii="Consolas" w:cs="Consolas" w:eastAsia="Consolas" w:hAnsi="Consolas"/>
          <w:b w:val="0"/>
          <w:i w:val="0"/>
          <w:smallCaps w:val="0"/>
          <w:strike w:val="0"/>
          <w:color w:val="ff1493"/>
          <w:sz w:val="22"/>
          <w:szCs w:val="22"/>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(2, 4, 6, 20)</w:t>
      </w:r>
      <w:r w:rsidDel="00000000" w:rsidR="00000000" w:rsidRPr="00000000">
        <w:rPr>
          <w:rtl w:val="0"/>
        </w:rPr>
      </w:r>
    </w:p>
    <w:p w:rsidR="00000000" w:rsidDel="00000000" w:rsidP="00000000" w:rsidRDefault="00000000" w:rsidRPr="00000000" w14:paraId="0000016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rFonts w:ascii="Consolas" w:cs="Consolas" w:eastAsia="Consolas" w:hAnsi="Consolas"/>
          <w:b w:val="0"/>
          <w:i w:val="0"/>
          <w:smallCaps w:val="0"/>
          <w:strike w:val="0"/>
          <w:color w:val="273239"/>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273239"/>
          <w:sz w:val="24"/>
          <w:szCs w:val="24"/>
          <w:u w:val="none"/>
          <w:shd w:fill="auto" w:val="clear"/>
          <w:vertAlign w:val="baseline"/>
          <w:rtl w:val="0"/>
        </w:rPr>
        <w:t xml:space="preserve"> </w:t>
      </w:r>
    </w:p>
    <w:p w:rsidR="00000000" w:rsidDel="00000000" w:rsidP="00000000" w:rsidRDefault="00000000" w:rsidRPr="00000000" w14:paraId="0000016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rFonts w:ascii="Consolas" w:cs="Consolas" w:eastAsia="Consolas" w:hAnsi="Consolas"/>
          <w:b w:val="0"/>
          <w:i w:val="0"/>
          <w:smallCaps w:val="0"/>
          <w:strike w:val="0"/>
          <w:color w:val="273239"/>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8200"/>
          <w:sz w:val="22"/>
          <w:szCs w:val="22"/>
          <w:u w:val="none"/>
          <w:shd w:fill="auto" w:val="clear"/>
          <w:vertAlign w:val="baseline"/>
          <w:rtl w:val="0"/>
        </w:rPr>
        <w:t xml:space="preserve"># Print covariance using different methods</w:t>
      </w:r>
      <w:r w:rsidDel="00000000" w:rsidR="00000000" w:rsidRPr="00000000">
        <w:rPr>
          <w:rtl w:val="0"/>
        </w:rPr>
      </w:r>
    </w:p>
    <w:p w:rsidR="00000000" w:rsidDel="00000000" w:rsidP="00000000" w:rsidRDefault="00000000" w:rsidRPr="00000000" w14:paraId="0000016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rFonts w:ascii="Consolas" w:cs="Consolas" w:eastAsia="Consolas" w:hAnsi="Consolas"/>
          <w:b w:val="0"/>
          <w:i w:val="0"/>
          <w:smallCaps w:val="0"/>
          <w:strike w:val="0"/>
          <w:color w:val="273239"/>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ff1493"/>
          <w:sz w:val="22"/>
          <w:szCs w:val="22"/>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ff1493"/>
          <w:sz w:val="22"/>
          <w:szCs w:val="22"/>
          <w:u w:val="none"/>
          <w:shd w:fill="auto" w:val="clear"/>
          <w:vertAlign w:val="baseline"/>
          <w:rtl w:val="0"/>
        </w:rPr>
        <w:t xml:space="preserve">cov</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(x, y))</w:t>
      </w:r>
      <w:r w:rsidDel="00000000" w:rsidR="00000000" w:rsidRPr="00000000">
        <w:rPr>
          <w:rtl w:val="0"/>
        </w:rPr>
      </w:r>
    </w:p>
    <w:p w:rsidR="00000000" w:rsidDel="00000000" w:rsidP="00000000" w:rsidRDefault="00000000" w:rsidRPr="00000000" w14:paraId="0000016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rFonts w:ascii="Consolas" w:cs="Consolas" w:eastAsia="Consolas" w:hAnsi="Consolas"/>
          <w:b w:val="0"/>
          <w:i w:val="0"/>
          <w:smallCaps w:val="0"/>
          <w:strike w:val="0"/>
          <w:color w:val="273239"/>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ff1493"/>
          <w:sz w:val="22"/>
          <w:szCs w:val="22"/>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ff1493"/>
          <w:sz w:val="22"/>
          <w:szCs w:val="22"/>
          <w:u w:val="none"/>
          <w:shd w:fill="auto" w:val="clear"/>
          <w:vertAlign w:val="baseline"/>
          <w:rtl w:val="0"/>
        </w:rPr>
        <w:t xml:space="preserve">cov</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(x, y, method = </w:t>
      </w:r>
      <w:r w:rsidDel="00000000" w:rsidR="00000000" w:rsidRPr="00000000">
        <w:rPr>
          <w:rFonts w:ascii="Consolas" w:cs="Consolas" w:eastAsia="Consolas" w:hAnsi="Consolas"/>
          <w:b w:val="0"/>
          <w:i w:val="0"/>
          <w:smallCaps w:val="0"/>
          <w:strike w:val="0"/>
          <w:color w:val="0000ff"/>
          <w:sz w:val="22"/>
          <w:szCs w:val="22"/>
          <w:u w:val="none"/>
          <w:shd w:fill="auto" w:val="clear"/>
          <w:vertAlign w:val="baseline"/>
          <w:rtl w:val="0"/>
        </w:rPr>
        <w:t xml:space="preserve">"pearson"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6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rFonts w:ascii="Consolas" w:cs="Consolas" w:eastAsia="Consolas" w:hAnsi="Consolas"/>
          <w:b w:val="0"/>
          <w:i w:val="0"/>
          <w:smallCaps w:val="0"/>
          <w:strike w:val="0"/>
          <w:color w:val="273239"/>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ff1493"/>
          <w:sz w:val="22"/>
          <w:szCs w:val="22"/>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ff1493"/>
          <w:sz w:val="22"/>
          <w:szCs w:val="22"/>
          <w:u w:val="none"/>
          <w:shd w:fill="auto" w:val="clear"/>
          <w:vertAlign w:val="baseline"/>
          <w:rtl w:val="0"/>
        </w:rPr>
        <w:t xml:space="preserve">cov</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(x, y, method = </w:t>
      </w:r>
      <w:r w:rsidDel="00000000" w:rsidR="00000000" w:rsidRPr="00000000">
        <w:rPr>
          <w:rFonts w:ascii="Consolas" w:cs="Consolas" w:eastAsia="Consolas" w:hAnsi="Consolas"/>
          <w:b w:val="0"/>
          <w:i w:val="0"/>
          <w:smallCaps w:val="0"/>
          <w:strike w:val="0"/>
          <w:color w:val="0000ff"/>
          <w:sz w:val="22"/>
          <w:szCs w:val="22"/>
          <w:u w:val="none"/>
          <w:shd w:fill="auto" w:val="clear"/>
          <w:vertAlign w:val="baseline"/>
          <w:rtl w:val="0"/>
        </w:rPr>
        <w:t xml:space="preserve">"kendall"</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6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rFonts w:ascii="Consolas" w:cs="Consolas" w:eastAsia="Consolas" w:hAnsi="Consolas"/>
          <w:b w:val="0"/>
          <w:i w:val="0"/>
          <w:smallCaps w:val="0"/>
          <w:strike w:val="0"/>
          <w:color w:val="273239"/>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ff1493"/>
          <w:sz w:val="22"/>
          <w:szCs w:val="22"/>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ff1493"/>
          <w:sz w:val="22"/>
          <w:szCs w:val="22"/>
          <w:u w:val="none"/>
          <w:shd w:fill="auto" w:val="clear"/>
          <w:vertAlign w:val="baseline"/>
          <w:rtl w:val="0"/>
        </w:rPr>
        <w:t xml:space="preserve">cov</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(x, y, method = </w:t>
      </w:r>
      <w:r w:rsidDel="00000000" w:rsidR="00000000" w:rsidRPr="00000000">
        <w:rPr>
          <w:rFonts w:ascii="Consolas" w:cs="Consolas" w:eastAsia="Consolas" w:hAnsi="Consolas"/>
          <w:b w:val="0"/>
          <w:i w:val="0"/>
          <w:smallCaps w:val="0"/>
          <w:strike w:val="0"/>
          <w:color w:val="0000ff"/>
          <w:sz w:val="22"/>
          <w:szCs w:val="22"/>
          <w:u w:val="none"/>
          <w:shd w:fill="auto" w:val="clear"/>
          <w:vertAlign w:val="baseline"/>
          <w:rtl w:val="0"/>
        </w:rPr>
        <w:t xml:space="preserve">"spearman"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6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Output:</w:t>
      </w: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 </w:t>
      </w:r>
    </w:p>
    <w:p w:rsidR="00000000" w:rsidDel="00000000" w:rsidP="00000000" w:rsidRDefault="00000000" w:rsidRPr="00000000" w14:paraId="0000016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nsolas" w:cs="Consolas" w:eastAsia="Consolas" w:hAnsi="Consolas"/>
          <w:b w:val="0"/>
          <w:i w:val="0"/>
          <w:smallCaps w:val="0"/>
          <w:strike w:val="0"/>
          <w:color w:val="273239"/>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273239"/>
          <w:sz w:val="24"/>
          <w:szCs w:val="24"/>
          <w:u w:val="none"/>
          <w:shd w:fill="auto" w:val="clear"/>
          <w:vertAlign w:val="baseline"/>
          <w:rtl w:val="0"/>
        </w:rPr>
        <w:t xml:space="preserve">[1] 30.66667</w:t>
      </w:r>
    </w:p>
    <w:p w:rsidR="00000000" w:rsidDel="00000000" w:rsidP="00000000" w:rsidRDefault="00000000" w:rsidRPr="00000000" w14:paraId="0000016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nsolas" w:cs="Consolas" w:eastAsia="Consolas" w:hAnsi="Consolas"/>
          <w:b w:val="0"/>
          <w:i w:val="0"/>
          <w:smallCaps w:val="0"/>
          <w:strike w:val="0"/>
          <w:color w:val="273239"/>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273239"/>
          <w:sz w:val="24"/>
          <w:szCs w:val="24"/>
          <w:u w:val="none"/>
          <w:shd w:fill="auto" w:val="clear"/>
          <w:vertAlign w:val="baseline"/>
          <w:rtl w:val="0"/>
        </w:rPr>
        <w:t xml:space="preserve">[1] 30.66667</w:t>
      </w:r>
    </w:p>
    <w:p w:rsidR="00000000" w:rsidDel="00000000" w:rsidP="00000000" w:rsidRDefault="00000000" w:rsidRPr="00000000" w14:paraId="0000016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Consolas" w:cs="Consolas" w:eastAsia="Consolas" w:hAnsi="Consolas"/>
          <w:b w:val="0"/>
          <w:i w:val="0"/>
          <w:smallCaps w:val="0"/>
          <w:strike w:val="0"/>
          <w:color w:val="273239"/>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273239"/>
          <w:sz w:val="24"/>
          <w:szCs w:val="24"/>
          <w:u w:val="none"/>
          <w:shd w:fill="auto" w:val="clear"/>
          <w:vertAlign w:val="baseline"/>
          <w:rtl w:val="0"/>
        </w:rPr>
        <w:t xml:space="preserve">[1] 12</w:t>
      </w:r>
    </w:p>
    <w:p w:rsidR="00000000" w:rsidDel="00000000" w:rsidP="00000000" w:rsidRDefault="00000000" w:rsidRPr="00000000" w14:paraId="0000016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720" w:right="0" w:hanging="360"/>
        <w:jc w:val="left"/>
        <w:rPr>
          <w:rFonts w:ascii="Consolas" w:cs="Consolas" w:eastAsia="Consolas" w:hAnsi="Consolas"/>
          <w:b w:val="0"/>
          <w:i w:val="0"/>
          <w:smallCaps w:val="0"/>
          <w:strike w:val="0"/>
          <w:color w:val="273239"/>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273239"/>
          <w:sz w:val="24"/>
          <w:szCs w:val="24"/>
          <w:u w:val="none"/>
          <w:shd w:fill="auto" w:val="clear"/>
          <w:vertAlign w:val="baseline"/>
          <w:rtl w:val="0"/>
        </w:rPr>
        <w:t xml:space="preserve">[1] 1.666667</w:t>
      </w:r>
    </w:p>
    <w:p w:rsidR="00000000" w:rsidDel="00000000" w:rsidP="00000000" w:rsidRDefault="00000000" w:rsidRPr="00000000" w14:paraId="0000016B">
      <w:pPr>
        <w:shd w:fill="ffffff" w:val="clea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SET-2</w:t>
      </w:r>
    </w:p>
    <w:p w:rsidR="00000000" w:rsidDel="00000000" w:rsidP="00000000" w:rsidRDefault="00000000" w:rsidRPr="00000000" w14:paraId="0000016C">
      <w:pPr>
        <w:shd w:fill="ffffff" w:val="clear"/>
        <w:spacing w:after="280" w:before="280" w:line="240" w:lineRule="auto"/>
        <w:rPr/>
      </w:pPr>
      <w:r w:rsidDel="00000000" w:rsidR="00000000" w:rsidRPr="00000000">
        <w:rPr>
          <w:rtl w:val="0"/>
        </w:rPr>
        <w:t xml:space="preserve">Applications of Descriptive Statistics </w:t>
      </w:r>
    </w:p>
    <w:p w:rsidR="00000000" w:rsidDel="00000000" w:rsidP="00000000" w:rsidRDefault="00000000" w:rsidRPr="00000000" w14:paraId="0000016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Analysis of iris data set. </w:t>
      </w:r>
    </w:p>
    <w:p w:rsidR="00000000" w:rsidDel="00000000" w:rsidP="00000000" w:rsidRDefault="00000000" w:rsidRPr="00000000" w14:paraId="0000016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Determine the correlation coefficient of (Sepal Length, Sepal Width) and (Petal Length, Petal Width). </w:t>
      </w:r>
    </w:p>
    <w:p w:rsidR="00000000" w:rsidDel="00000000" w:rsidP="00000000" w:rsidRDefault="00000000" w:rsidRPr="00000000" w14:paraId="000001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585858"/>
          <w:sz w:val="24"/>
          <w:szCs w:val="24"/>
          <w:rtl w:val="0"/>
        </w:rPr>
        <w:t xml:space="preserve">corr</w:t>
      </w:r>
      <w:r w:rsidDel="00000000" w:rsidR="00000000" w:rsidRPr="00000000">
        <w:rPr>
          <w:rFonts w:ascii="Courier New" w:cs="Courier New" w:eastAsia="Courier New" w:hAnsi="Courier New"/>
          <w:color w:val="000000"/>
          <w:sz w:val="24"/>
          <w:szCs w:val="24"/>
          <w:rtl w:val="0"/>
        </w:rPr>
        <w:t xml:space="preserve"> </w:t>
      </w:r>
      <w:r w:rsidDel="00000000" w:rsidR="00000000" w:rsidRPr="00000000">
        <w:rPr>
          <w:rFonts w:ascii="Courier New" w:cs="Courier New" w:eastAsia="Courier New" w:hAnsi="Courier New"/>
          <w:color w:val="b05a65"/>
          <w:sz w:val="24"/>
          <w:szCs w:val="24"/>
          <w:rtl w:val="0"/>
        </w:rPr>
        <w:t xml:space="preserve">&lt;-</w:t>
      </w:r>
      <w:r w:rsidDel="00000000" w:rsidR="00000000" w:rsidRPr="00000000">
        <w:rPr>
          <w:rFonts w:ascii="Courier New" w:cs="Courier New" w:eastAsia="Courier New" w:hAnsi="Courier New"/>
          <w:color w:val="000000"/>
          <w:sz w:val="24"/>
          <w:szCs w:val="24"/>
          <w:rtl w:val="0"/>
        </w:rPr>
        <w:t xml:space="preserve"> </w:t>
      </w:r>
      <w:r w:rsidDel="00000000" w:rsidR="00000000" w:rsidRPr="00000000">
        <w:rPr>
          <w:rFonts w:ascii="Courier New" w:cs="Courier New" w:eastAsia="Courier New" w:hAnsi="Courier New"/>
          <w:b w:val="1"/>
          <w:color w:val="bc5a65"/>
          <w:sz w:val="24"/>
          <w:szCs w:val="24"/>
          <w:rtl w:val="0"/>
        </w:rPr>
        <w:t xml:space="preserve">cor</w:t>
      </w:r>
      <w:r w:rsidDel="00000000" w:rsidR="00000000" w:rsidRPr="00000000">
        <w:rPr>
          <w:rFonts w:ascii="Courier New" w:cs="Courier New" w:eastAsia="Courier New" w:hAnsi="Courier New"/>
          <w:color w:val="585858"/>
          <w:sz w:val="24"/>
          <w:szCs w:val="24"/>
          <w:rtl w:val="0"/>
        </w:rPr>
        <w:t xml:space="preserve">(iris[,</w:t>
      </w:r>
      <w:r w:rsidDel="00000000" w:rsidR="00000000" w:rsidRPr="00000000">
        <w:rPr>
          <w:rFonts w:ascii="Courier New" w:cs="Courier New" w:eastAsia="Courier New" w:hAnsi="Courier New"/>
          <w:color w:val="af0f91"/>
          <w:sz w:val="24"/>
          <w:szCs w:val="24"/>
          <w:rtl w:val="0"/>
        </w:rPr>
        <w:t xml:space="preserve">1</w:t>
      </w:r>
      <w:r w:rsidDel="00000000" w:rsidR="00000000" w:rsidRPr="00000000">
        <w:rPr>
          <w:rFonts w:ascii="Courier New" w:cs="Courier New" w:eastAsia="Courier New" w:hAnsi="Courier New"/>
          <w:color w:val="000000"/>
          <w:sz w:val="24"/>
          <w:szCs w:val="24"/>
          <w:rtl w:val="0"/>
        </w:rPr>
        <w:t xml:space="preserve">:</w:t>
      </w:r>
      <w:r w:rsidDel="00000000" w:rsidR="00000000" w:rsidRPr="00000000">
        <w:rPr>
          <w:rFonts w:ascii="Courier New" w:cs="Courier New" w:eastAsia="Courier New" w:hAnsi="Courier New"/>
          <w:color w:val="af0f91"/>
          <w:sz w:val="24"/>
          <w:szCs w:val="24"/>
          <w:rtl w:val="0"/>
        </w:rPr>
        <w:t xml:space="preserve">4</w:t>
      </w:r>
      <w:r w:rsidDel="00000000" w:rsidR="00000000" w:rsidRPr="00000000">
        <w:rPr>
          <w:rFonts w:ascii="Courier New" w:cs="Courier New" w:eastAsia="Courier New" w:hAnsi="Courier New"/>
          <w:color w:val="585858"/>
          <w:sz w:val="24"/>
          <w:szCs w:val="24"/>
          <w:rtl w:val="0"/>
        </w:rPr>
        <w:t xml:space="preserve">])</w:t>
      </w:r>
      <w:r w:rsidDel="00000000" w:rsidR="00000000" w:rsidRPr="00000000">
        <w:rPr>
          <w:rtl w:val="0"/>
        </w:rPr>
      </w:r>
    </w:p>
    <w:p w:rsidR="00000000" w:rsidDel="00000000" w:rsidP="00000000" w:rsidRDefault="00000000" w:rsidRPr="00000000" w14:paraId="000001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b w:val="1"/>
          <w:color w:val="bc5a65"/>
          <w:sz w:val="24"/>
          <w:szCs w:val="24"/>
          <w:rtl w:val="0"/>
        </w:rPr>
        <w:t xml:space="preserve">round</w:t>
      </w:r>
      <w:r w:rsidDel="00000000" w:rsidR="00000000" w:rsidRPr="00000000">
        <w:rPr>
          <w:rFonts w:ascii="Courier New" w:cs="Courier New" w:eastAsia="Courier New" w:hAnsi="Courier New"/>
          <w:color w:val="585858"/>
          <w:sz w:val="24"/>
          <w:szCs w:val="24"/>
          <w:rtl w:val="0"/>
        </w:rPr>
        <w:t xml:space="preserve">(corr,</w:t>
      </w:r>
      <w:r w:rsidDel="00000000" w:rsidR="00000000" w:rsidRPr="00000000">
        <w:rPr>
          <w:rFonts w:ascii="Courier New" w:cs="Courier New" w:eastAsia="Courier New" w:hAnsi="Courier New"/>
          <w:color w:val="af0f91"/>
          <w:sz w:val="24"/>
          <w:szCs w:val="24"/>
          <w:rtl w:val="0"/>
        </w:rPr>
        <w:t xml:space="preserve">3</w:t>
      </w:r>
      <w:r w:rsidDel="00000000" w:rsidR="00000000" w:rsidRPr="00000000">
        <w:rPr>
          <w:rFonts w:ascii="Courier New" w:cs="Courier New" w:eastAsia="Courier New" w:hAnsi="Courier New"/>
          <w:color w:val="585858"/>
          <w:sz w:val="24"/>
          <w:szCs w:val="24"/>
          <w:rtl w:val="0"/>
        </w:rPr>
        <w:t xml:space="preserve">)</w:t>
      </w:r>
      <w:r w:rsidDel="00000000" w:rsidR="00000000" w:rsidRPr="00000000">
        <w:rPr>
          <w:rtl w:val="0"/>
        </w:rPr>
      </w:r>
    </w:p>
    <w:p w:rsidR="00000000" w:rsidDel="00000000" w:rsidP="00000000" w:rsidRDefault="00000000" w:rsidRPr="00000000" w14:paraId="0000017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 xml:space="preserve">##              Sepal.Length Sepal.Width Petal.Length Petal.Width</w:t>
      </w:r>
    </w:p>
    <w:p w:rsidR="00000000" w:rsidDel="00000000" w:rsidP="00000000" w:rsidRDefault="00000000" w:rsidRPr="00000000" w14:paraId="000001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 xml:space="preserve">## Sepal.Length        1.000      -0.118        0.872       0.818</w:t>
      </w:r>
    </w:p>
    <w:p w:rsidR="00000000" w:rsidDel="00000000" w:rsidP="00000000" w:rsidRDefault="00000000" w:rsidRPr="00000000" w14:paraId="000001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 xml:space="preserve">## Sepal.Width        -0.118       1.000       -0.428      -0.366</w:t>
      </w:r>
    </w:p>
    <w:p w:rsidR="00000000" w:rsidDel="00000000" w:rsidP="00000000" w:rsidRDefault="00000000" w:rsidRPr="00000000" w14:paraId="000001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 xml:space="preserve">## Petal.Length        0.872      -0.428        1.000       0.963</w:t>
      </w:r>
    </w:p>
    <w:p w:rsidR="00000000" w:rsidDel="00000000" w:rsidP="00000000" w:rsidRDefault="00000000" w:rsidRPr="00000000" w14:paraId="000001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 xml:space="preserve">## Petal.Width         0.818      -0.366        0.963       1.000</w:t>
      </w:r>
    </w:p>
    <w:p w:rsidR="00000000" w:rsidDel="00000000" w:rsidP="00000000" w:rsidRDefault="00000000" w:rsidRPr="00000000" w14:paraId="0000017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Interpret the result and draw conclusions using all the rows:</w:t>
      </w:r>
      <w:r w:rsidDel="00000000" w:rsidR="00000000" w:rsidRPr="00000000">
        <w:rPr>
          <w:rFonts w:ascii="Verdana" w:cs="Verdana" w:eastAsia="Verdana" w:hAnsi="Verdana"/>
          <w:color w:val="000000"/>
          <w:rtl w:val="0"/>
        </w:rPr>
        <w:t xml:space="preserve"> +1 means variables are correlated, -1 inversely correlated.</w:t>
      </w:r>
      <w:r w:rsidDel="00000000" w:rsidR="00000000" w:rsidRPr="00000000">
        <w:rPr>
          <w:rtl w:val="0"/>
        </w:rPr>
      </w:r>
    </w:p>
    <w:p w:rsidR="00000000" w:rsidDel="00000000" w:rsidP="00000000" w:rsidRDefault="00000000" w:rsidRPr="00000000" w14:paraId="0000017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Characterize the 3 varieties of iris flowers: </w:t>
      </w:r>
    </w:p>
    <w:p w:rsidR="00000000" w:rsidDel="00000000" w:rsidP="00000000" w:rsidRDefault="00000000" w:rsidRPr="00000000" w14:paraId="000001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b w:val="1"/>
          <w:color w:val="bc5a65"/>
          <w:sz w:val="24"/>
          <w:szCs w:val="24"/>
          <w:rtl w:val="0"/>
        </w:rPr>
        <w:t xml:space="preserve">library</w:t>
      </w:r>
      <w:r w:rsidDel="00000000" w:rsidR="00000000" w:rsidRPr="00000000">
        <w:rPr>
          <w:rFonts w:ascii="Courier New" w:cs="Courier New" w:eastAsia="Courier New" w:hAnsi="Courier New"/>
          <w:color w:val="585858"/>
          <w:sz w:val="24"/>
          <w:szCs w:val="24"/>
          <w:rtl w:val="0"/>
        </w:rPr>
        <w:t xml:space="preserve">(datasets)</w:t>
      </w:r>
      <w:r w:rsidDel="00000000" w:rsidR="00000000" w:rsidRPr="00000000">
        <w:rPr>
          <w:rtl w:val="0"/>
        </w:rPr>
      </w:r>
    </w:p>
    <w:p w:rsidR="00000000" w:rsidDel="00000000" w:rsidP="00000000" w:rsidRDefault="00000000" w:rsidRPr="00000000" w14:paraId="000001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b w:val="1"/>
          <w:color w:val="bc5a65"/>
          <w:sz w:val="24"/>
          <w:szCs w:val="24"/>
          <w:rtl w:val="0"/>
        </w:rPr>
        <w:t xml:space="preserve">str</w:t>
      </w:r>
      <w:r w:rsidDel="00000000" w:rsidR="00000000" w:rsidRPr="00000000">
        <w:rPr>
          <w:rFonts w:ascii="Courier New" w:cs="Courier New" w:eastAsia="Courier New" w:hAnsi="Courier New"/>
          <w:color w:val="585858"/>
          <w:sz w:val="24"/>
          <w:szCs w:val="24"/>
          <w:rtl w:val="0"/>
        </w:rPr>
        <w:t xml:space="preserve">(iris)</w:t>
      </w:r>
      <w:r w:rsidDel="00000000" w:rsidR="00000000" w:rsidRPr="00000000">
        <w:rPr>
          <w:rtl w:val="0"/>
        </w:rPr>
      </w:r>
    </w:p>
    <w:p w:rsidR="00000000" w:rsidDel="00000000" w:rsidP="00000000" w:rsidRDefault="00000000" w:rsidRPr="00000000" w14:paraId="0000017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 xml:space="preserve">## 'data.frame':</w:t>
        <w:tab/>
        <w:t xml:space="preserve">150 obs. of  5 variables:</w:t>
      </w:r>
    </w:p>
    <w:p w:rsidR="00000000" w:rsidDel="00000000" w:rsidP="00000000" w:rsidRDefault="00000000" w:rsidRPr="00000000" w14:paraId="000001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 xml:space="preserve">##  $ Sepal.Length: num  5.1 4.9 4.7 4.6 5 5.4 4.6 5 4.4 4.9 ...</w:t>
      </w:r>
    </w:p>
    <w:p w:rsidR="00000000" w:rsidDel="00000000" w:rsidP="00000000" w:rsidRDefault="00000000" w:rsidRPr="00000000" w14:paraId="000001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 xml:space="preserve">##  $ Sepal.Width : num  3.5 3 3.2 3.1 3.6 3.9 3.4 3.4 2.9 3.1 ...</w:t>
      </w:r>
    </w:p>
    <w:p w:rsidR="00000000" w:rsidDel="00000000" w:rsidP="00000000" w:rsidRDefault="00000000" w:rsidRPr="00000000" w14:paraId="000001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 xml:space="preserve">##  $ Petal.Length: num  1.4 1.4 1.3 1.5 1.4 1.7 1.4 1.5 1.4 1.5 ...</w:t>
      </w:r>
    </w:p>
    <w:p w:rsidR="00000000" w:rsidDel="00000000" w:rsidP="00000000" w:rsidRDefault="00000000" w:rsidRPr="00000000" w14:paraId="000001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 xml:space="preserve">##  $ Petal.Width : num  0.2 0.2 0.2 0.2 0.2 0.4 0.3 0.2 0.2 0.1 ...</w:t>
      </w:r>
    </w:p>
    <w:p w:rsidR="00000000" w:rsidDel="00000000" w:rsidP="00000000" w:rsidRDefault="00000000" w:rsidRPr="00000000" w14:paraId="000001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 xml:space="preserve">##  $ Species     : Factor w/ 3 levels "setosa","versicolor",..: 1 1 1 1 1 1 1 1 1 1 ...</w:t>
      </w:r>
    </w:p>
    <w:p w:rsidR="00000000" w:rsidDel="00000000" w:rsidP="00000000" w:rsidRDefault="00000000" w:rsidRPr="00000000" w14:paraId="0000018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the discriminating parameters for 3 varieties of iris flower:</w:t>
      </w:r>
    </w:p>
    <w:p w:rsidR="00000000" w:rsidDel="00000000" w:rsidP="00000000" w:rsidRDefault="00000000" w:rsidRPr="00000000" w14:paraId="0000018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Setosa, Vercicolor, Veginica </w:t>
      </w:r>
    </w:p>
    <w:p w:rsidR="00000000" w:rsidDel="00000000" w:rsidP="00000000" w:rsidRDefault="00000000" w:rsidRPr="00000000" w14:paraId="00000186">
      <w:pPr>
        <w:shd w:fill="ffffff" w:val="clear"/>
        <w:spacing w:after="280" w:before="280" w:line="240" w:lineRule="auto"/>
        <w:rPr>
          <w:rFonts w:ascii="Times New Roman" w:cs="Times New Roman" w:eastAsia="Times New Roman" w:hAnsi="Times New Roman"/>
          <w:sz w:val="24"/>
          <w:szCs w:val="24"/>
        </w:rPr>
      </w:pPr>
      <w:r w:rsidDel="00000000" w:rsidR="00000000" w:rsidRPr="00000000">
        <w:rPr/>
        <w:drawing>
          <wp:inline distB="0" distT="0" distL="0" distR="0">
            <wp:extent cx="5731510" cy="2144395"/>
            <wp:effectExtent b="0" l="0" r="0" t="0"/>
            <wp:docPr descr="iris" id="2" name="image1.png"/>
            <a:graphic>
              <a:graphicData uri="http://schemas.openxmlformats.org/drawingml/2006/picture">
                <pic:pic>
                  <pic:nvPicPr>
                    <pic:cNvPr descr="iris" id="0" name="image1.png"/>
                    <pic:cNvPicPr preferRelativeResize="0"/>
                  </pic:nvPicPr>
                  <pic:blipFill>
                    <a:blip r:embed="rId13"/>
                    <a:srcRect b="0" l="0" r="0" t="0"/>
                    <a:stretch>
                      <a:fillRect/>
                    </a:stretch>
                  </pic:blipFill>
                  <pic:spPr>
                    <a:xfrm>
                      <a:off x="0" y="0"/>
                      <a:ext cx="5731510" cy="2144395"/>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b w:val="1"/>
          <w:color w:val="bc5a65"/>
          <w:sz w:val="24"/>
          <w:szCs w:val="24"/>
          <w:rtl w:val="0"/>
        </w:rPr>
        <w:t xml:space="preserve">summary</w:t>
      </w:r>
      <w:r w:rsidDel="00000000" w:rsidR="00000000" w:rsidRPr="00000000">
        <w:rPr>
          <w:rFonts w:ascii="Courier New" w:cs="Courier New" w:eastAsia="Courier New" w:hAnsi="Courier New"/>
          <w:color w:val="585858"/>
          <w:sz w:val="24"/>
          <w:szCs w:val="24"/>
          <w:rtl w:val="0"/>
        </w:rPr>
        <w:t xml:space="preserve">(iris)</w:t>
      </w:r>
      <w:r w:rsidDel="00000000" w:rsidR="00000000" w:rsidRPr="00000000">
        <w:rPr>
          <w:rtl w:val="0"/>
        </w:rPr>
      </w:r>
    </w:p>
    <w:p w:rsidR="00000000" w:rsidDel="00000000" w:rsidP="00000000" w:rsidRDefault="00000000" w:rsidRPr="00000000" w14:paraId="000001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 xml:space="preserve">#   Sepal.Length    Sepal.Width     Petal.Length    Petal.Width   </w:t>
      </w:r>
    </w:p>
    <w:p w:rsidR="00000000" w:rsidDel="00000000" w:rsidP="00000000" w:rsidRDefault="00000000" w:rsidRPr="00000000" w14:paraId="000001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 xml:space="preserve">##  Min.   :4.300   Min.   :2.000   Min.   :1.000   Min.   :0.100  </w:t>
      </w:r>
    </w:p>
    <w:p w:rsidR="00000000" w:rsidDel="00000000" w:rsidP="00000000" w:rsidRDefault="00000000" w:rsidRPr="00000000" w14:paraId="000001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 xml:space="preserve">##  1st Qu.:5.100   1st Qu.:2.800   1st Qu.:1.600   1st Qu.:0.300  </w:t>
      </w:r>
    </w:p>
    <w:p w:rsidR="00000000" w:rsidDel="00000000" w:rsidP="00000000" w:rsidRDefault="00000000" w:rsidRPr="00000000" w14:paraId="000001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 xml:space="preserve">##  Median :5.800   Median :3.000   Median :4.350   Median :1.300  </w:t>
      </w:r>
    </w:p>
    <w:p w:rsidR="00000000" w:rsidDel="00000000" w:rsidP="00000000" w:rsidRDefault="00000000" w:rsidRPr="00000000" w14:paraId="000001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 xml:space="preserve">##  Mean   :5.843   Mean   :3.057   Mean   :3.758   Mean   :1.199  </w:t>
      </w:r>
    </w:p>
    <w:p w:rsidR="00000000" w:rsidDel="00000000" w:rsidP="00000000" w:rsidRDefault="00000000" w:rsidRPr="00000000" w14:paraId="000001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 xml:space="preserve">##  3rd Qu.:6.400   3rd Qu.:3.300   3rd Qu.:5.100   3rd Qu.:1.800  </w:t>
      </w:r>
    </w:p>
    <w:p w:rsidR="00000000" w:rsidDel="00000000" w:rsidP="00000000" w:rsidRDefault="00000000" w:rsidRPr="00000000" w14:paraId="000001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 xml:space="preserve">##  Max.   :7.900   Max.   :4.400   Max.   :6.900   Max.   :2.500  </w:t>
      </w:r>
    </w:p>
    <w:p w:rsidR="00000000" w:rsidDel="00000000" w:rsidP="00000000" w:rsidRDefault="00000000" w:rsidRPr="00000000" w14:paraId="000001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 xml:space="preserve">##        Species  </w:t>
      </w:r>
    </w:p>
    <w:p w:rsidR="00000000" w:rsidDel="00000000" w:rsidP="00000000" w:rsidRDefault="00000000" w:rsidRPr="00000000" w14:paraId="000001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 xml:space="preserve">##  setosa    :50  </w:t>
      </w:r>
    </w:p>
    <w:p w:rsidR="00000000" w:rsidDel="00000000" w:rsidP="00000000" w:rsidRDefault="00000000" w:rsidRPr="00000000" w14:paraId="000001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 xml:space="preserve">##  versicolor:50  </w:t>
      </w:r>
    </w:p>
    <w:p w:rsidR="00000000" w:rsidDel="00000000" w:rsidP="00000000" w:rsidRDefault="00000000" w:rsidRPr="00000000" w14:paraId="000001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color w:val="000000"/>
          <w:sz w:val="24"/>
          <w:szCs w:val="24"/>
        </w:rPr>
      </w:pPr>
      <w:r w:rsidDel="00000000" w:rsidR="00000000" w:rsidRPr="00000000">
        <w:rPr>
          <w:rFonts w:ascii="Courier New" w:cs="Courier New" w:eastAsia="Courier New" w:hAnsi="Courier New"/>
          <w:color w:val="000000"/>
          <w:sz w:val="24"/>
          <w:szCs w:val="24"/>
          <w:rtl w:val="0"/>
        </w:rPr>
        <w:t xml:space="preserve">##  virginica :50</w:t>
      </w:r>
    </w:p>
    <w:p w:rsidR="00000000" w:rsidDel="00000000" w:rsidP="00000000" w:rsidRDefault="00000000" w:rsidRPr="00000000" w14:paraId="0000019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Analysis of faithful data set to answer the following questions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What is the minimum waiting time for a visitor to observe an eruption? </w:t>
      </w:r>
    </w:p>
    <w:p w:rsidR="00000000" w:rsidDel="00000000" w:rsidP="00000000" w:rsidRDefault="00000000" w:rsidRPr="00000000" w14:paraId="0000019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will be the likely eruption duration? </w:t>
      </w:r>
    </w:p>
    <w:p w:rsidR="00000000" w:rsidDel="00000000" w:rsidP="00000000" w:rsidRDefault="00000000" w:rsidRPr="00000000" w14:paraId="00000196">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What is the maximum duration of eruption? </w:t>
      </w:r>
    </w:p>
    <w:p w:rsidR="00000000" w:rsidDel="00000000" w:rsidP="00000000" w:rsidRDefault="00000000" w:rsidRPr="00000000" w14:paraId="0000019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 want to see the eruption of maximum duration, how long will I have to wait? </w:t>
      </w:r>
    </w:p>
    <w:p w:rsidR="00000000" w:rsidDel="00000000" w:rsidP="00000000" w:rsidRDefault="00000000" w:rsidRPr="00000000" w14:paraId="00000198">
      <w:pPr>
        <w:shd w:fill="ffffff" w:val="clea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SET-3</w:t>
      </w:r>
    </w:p>
    <w:p w:rsidR="00000000" w:rsidDel="00000000" w:rsidP="00000000" w:rsidRDefault="00000000" w:rsidRPr="00000000" w14:paraId="0000019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Probability and Probability Distributions </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Many of the standard probability distributions have functions in R to calculate:</w:t>
      </w:r>
    </w:p>
    <w:p w:rsidR="00000000" w:rsidDel="00000000" w:rsidP="00000000" w:rsidRDefault="00000000" w:rsidRPr="00000000" w14:paraId="0000019B">
      <w:pPr>
        <w:numPr>
          <w:ilvl w:val="0"/>
          <w:numId w:val="11"/>
        </w:numPr>
        <w:shd w:fill="ffffff" w:val="clear"/>
        <w:spacing w:after="0" w:before="280" w:line="240"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probability density/mass function (d)</w:t>
      </w:r>
    </w:p>
    <w:p w:rsidR="00000000" w:rsidDel="00000000" w:rsidP="00000000" w:rsidRDefault="00000000" w:rsidRPr="00000000" w14:paraId="0000019C">
      <w:pPr>
        <w:numPr>
          <w:ilvl w:val="0"/>
          <w:numId w:val="11"/>
        </w:numPr>
        <w:shd w:fill="ffffff" w:val="clear"/>
        <w:spacing w:after="0" w:before="0" w:line="240" w:lineRule="auto"/>
        <w:ind w:left="709"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cumulative distribution function (p)</w:t>
      </w:r>
    </w:p>
    <w:p w:rsidR="00000000" w:rsidDel="00000000" w:rsidP="00000000" w:rsidRDefault="00000000" w:rsidRPr="00000000" w14:paraId="0000019D">
      <w:pPr>
        <w:numPr>
          <w:ilvl w:val="0"/>
          <w:numId w:val="11"/>
        </w:numPr>
        <w:shd w:fill="ffffff" w:val="clear"/>
        <w:spacing w:after="280" w:before="0" w:line="240"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quantile function (q)</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fcfcfc" w:val="clear"/>
        <w:spacing w:after="360" w:before="0" w:line="240" w:lineRule="auto"/>
        <w:ind w:left="0" w:right="0" w:firstLine="0"/>
        <w:jc w:val="left"/>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Lato" w:cs="Lato" w:eastAsia="Lato" w:hAnsi="Lato"/>
          <w:b w:val="0"/>
          <w:i w:val="0"/>
          <w:smallCaps w:val="0"/>
          <w:strike w:val="0"/>
          <w:color w:val="40404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R has in-built functions for almost all probability distributions (see below)</w:t>
      </w:r>
    </w:p>
    <w:p w:rsidR="00000000" w:rsidDel="00000000" w:rsidP="00000000" w:rsidRDefault="00000000" w:rsidRPr="00000000" w14:paraId="0000019F">
      <w:pPr>
        <w:keepNext w:val="0"/>
        <w:keepLines w:val="0"/>
        <w:pageBreakBefore w:val="0"/>
        <w:widowControl w:val="1"/>
        <w:pBdr>
          <w:top w:color="e1e4e5" w:space="9" w:sz="6" w:val="single"/>
          <w:left w:color="e1e4e5" w:space="9" w:sz="6" w:val="single"/>
          <w:bottom w:color="e1e4e5" w:space="9" w:sz="6" w:val="single"/>
          <w:right w:color="e1e4e5" w:space="9" w:sz="6" w:val="single"/>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80" w:before="15"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98887"/>
          <w:sz w:val="24"/>
          <w:szCs w:val="24"/>
          <w:u w:val="none"/>
          <w:shd w:fill="auto" w:val="clear"/>
          <w:vertAlign w:val="baseline"/>
          <w:rtl w:val="0"/>
        </w:rPr>
        <w:t xml:space="preserve"># Get the list of all probability</w:t>
      </w: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color="e1e4e5" w:space="9" w:sz="6" w:val="single"/>
          <w:left w:color="e1e4e5" w:space="9" w:sz="6" w:val="single"/>
          <w:bottom w:color="e1e4e5" w:space="9" w:sz="6" w:val="single"/>
          <w:right w:color="e1e4e5" w:space="9" w:sz="6" w:val="single"/>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80" w:before="15"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98887"/>
          <w:sz w:val="24"/>
          <w:szCs w:val="24"/>
          <w:u w:val="none"/>
          <w:shd w:fill="auto" w:val="clear"/>
          <w:vertAlign w:val="baseline"/>
          <w:rtl w:val="0"/>
        </w:rPr>
        <w:t xml:space="preserve"># distribution related functions</w:t>
      </w: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color="e1e4e5" w:space="9" w:sz="6" w:val="single"/>
          <w:left w:color="e1e4e5" w:space="9" w:sz="6" w:val="single"/>
          <w:bottom w:color="e1e4e5" w:space="9" w:sz="6" w:val="single"/>
          <w:right w:color="e1e4e5" w:space="9" w:sz="6" w:val="single"/>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80" w:before="15"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1c1b"/>
          <w:sz w:val="24"/>
          <w:szCs w:val="24"/>
          <w:u w:val="none"/>
          <w:shd w:fill="auto" w:val="clear"/>
          <w:vertAlign w:val="baseline"/>
          <w:rtl w:val="0"/>
        </w:rPr>
        <w:t xml:space="preserve">help</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(distributions)</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fcfcfc" w:val="clear"/>
        <w:spacing w:after="360" w:before="0" w:line="240" w:lineRule="auto"/>
        <w:ind w:left="0" w:right="0" w:firstLine="0"/>
        <w:jc w:val="left"/>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All of these functions for probability distribution follows the same common scheme, the </w:t>
      </w:r>
      <w:r w:rsidDel="00000000" w:rsidR="00000000" w:rsidRPr="00000000">
        <w:rPr>
          <w:rFonts w:ascii="Times New Roman" w:cs="Times New Roman" w:eastAsia="Times New Roman" w:hAnsi="Times New Roman"/>
          <w:b w:val="1"/>
          <w:i w:val="0"/>
          <w:smallCaps w:val="0"/>
          <w:strike w:val="0"/>
          <w:color w:val="404040"/>
          <w:sz w:val="24"/>
          <w:szCs w:val="24"/>
          <w:u w:val="none"/>
          <w:shd w:fill="auto" w:val="clear"/>
          <w:vertAlign w:val="baseline"/>
          <w:rtl w:val="0"/>
        </w:rPr>
        <w:t xml:space="preserve">root name</w:t>
      </w: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 of the function prefixed by either of </w:t>
      </w:r>
      <w:r w:rsidDel="00000000" w:rsidR="00000000" w:rsidRPr="00000000">
        <w:rPr>
          <w:rFonts w:ascii="Times New Roman" w:cs="Times New Roman" w:eastAsia="Times New Roman" w:hAnsi="Times New Roman"/>
          <w:b w:val="1"/>
          <w:i w:val="0"/>
          <w:smallCaps w:val="0"/>
          <w:strike w:val="0"/>
          <w:color w:val="40404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40404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404040"/>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40404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 For example for the Normal distribution we have the four variants of function available - </w:t>
      </w:r>
      <w:r w:rsidDel="00000000" w:rsidR="00000000" w:rsidRPr="00000000">
        <w:rPr>
          <w:rFonts w:ascii="Times New Roman" w:cs="Times New Roman" w:eastAsia="Times New Roman" w:hAnsi="Times New Roman"/>
          <w:b w:val="1"/>
          <w:i w:val="0"/>
          <w:smallCaps w:val="0"/>
          <w:strike w:val="0"/>
          <w:color w:val="404040"/>
          <w:sz w:val="24"/>
          <w:szCs w:val="24"/>
          <w:u w:val="none"/>
          <w:shd w:fill="auto" w:val="clear"/>
          <w:vertAlign w:val="baseline"/>
          <w:rtl w:val="0"/>
        </w:rPr>
        <w:t xml:space="preserve">pnorm</w:t>
      </w: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404040"/>
          <w:sz w:val="24"/>
          <w:szCs w:val="24"/>
          <w:u w:val="none"/>
          <w:shd w:fill="auto" w:val="clear"/>
          <w:vertAlign w:val="baseline"/>
          <w:rtl w:val="0"/>
        </w:rPr>
        <w:t xml:space="preserve">dnorm</w:t>
      </w: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404040"/>
          <w:sz w:val="24"/>
          <w:szCs w:val="24"/>
          <w:u w:val="none"/>
          <w:shd w:fill="auto" w:val="clear"/>
          <w:vertAlign w:val="baseline"/>
          <w:rtl w:val="0"/>
        </w:rPr>
        <w:t xml:space="preserve">qnorm</w:t>
      </w: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404040"/>
          <w:sz w:val="24"/>
          <w:szCs w:val="24"/>
          <w:u w:val="none"/>
          <w:shd w:fill="auto" w:val="clear"/>
          <w:vertAlign w:val="baseline"/>
          <w:rtl w:val="0"/>
        </w:rPr>
        <w:t xml:space="preserve">rnorm</w:t>
      </w: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w:t>
      </w:r>
    </w:p>
    <w:p w:rsidR="00000000" w:rsidDel="00000000" w:rsidP="00000000" w:rsidRDefault="00000000" w:rsidRPr="00000000" w14:paraId="000001A3">
      <w:pPr>
        <w:shd w:fill="ffffff" w:val="clear"/>
        <w:spacing w:after="280" w:before="280" w:line="240" w:lineRule="auto"/>
        <w:ind w:left="720" w:firstLine="0"/>
        <w:rPr>
          <w:rFonts w:ascii="Times New Roman" w:cs="Times New Roman" w:eastAsia="Times New Roman" w:hAnsi="Times New Roman"/>
          <w:color w:val="333333"/>
          <w:sz w:val="24"/>
          <w:szCs w:val="24"/>
        </w:rPr>
      </w:pPr>
      <w:r w:rsidDel="00000000" w:rsidR="00000000" w:rsidRPr="00000000">
        <w:rPr>
          <w:rtl w:val="0"/>
        </w:rPr>
      </w:r>
    </w:p>
    <w:tbl>
      <w:tblPr>
        <w:tblStyle w:val="Table6"/>
        <w:tblW w:w="8329.0" w:type="dxa"/>
        <w:jc w:val="left"/>
        <w:tblBorders>
          <w:bottom w:color="e1e4e5" w:space="0" w:sz="6" w:val="single"/>
        </w:tblBorders>
        <w:tblLayout w:type="fixed"/>
        <w:tblLook w:val="0400"/>
      </w:tblPr>
      <w:tblGrid>
        <w:gridCol w:w="2302"/>
        <w:gridCol w:w="5991"/>
        <w:gridCol w:w="36"/>
        <w:tblGridChange w:id="0">
          <w:tblGrid>
            <w:gridCol w:w="2302"/>
            <w:gridCol w:w="5991"/>
            <w:gridCol w:w="36"/>
          </w:tblGrid>
        </w:tblGridChange>
      </w:tblGrid>
      <w:tr>
        <w:trPr>
          <w:cantSplit w:val="0"/>
          <w:tblHeader w:val="0"/>
        </w:trPr>
        <w:tc>
          <w:tcPr>
            <w:tcBorders>
              <w:top w:color="e1e4e5" w:space="0" w:sz="6" w:val="single"/>
              <w:left w:color="e1e4e5" w:space="0" w:sz="6" w:val="single"/>
              <w:bottom w:color="e1e4e5" w:space="0" w:sz="6" w:val="single"/>
              <w:right w:color="e1e4e5" w:space="0" w:sz="6" w:val="single"/>
            </w:tcBorders>
            <w:shd w:fill="ffffff" w:val="clear"/>
            <w:tcMar>
              <w:top w:w="120.0" w:type="dxa"/>
              <w:left w:w="240.0" w:type="dxa"/>
              <w:bottom w:w="120.0" w:type="dxa"/>
              <w:right w:w="240.0" w:type="dxa"/>
            </w:tcMar>
            <w:vAlign w:val="center"/>
          </w:tcPr>
          <w:p w:rsidR="00000000" w:rsidDel="00000000" w:rsidP="00000000" w:rsidRDefault="00000000" w:rsidRPr="00000000" w14:paraId="000001A4">
            <w:pPr>
              <w:spacing w:after="0" w:line="240" w:lineRule="auto"/>
              <w:rPr>
                <w:rFonts w:ascii="Lato" w:cs="Lato" w:eastAsia="Lato" w:hAnsi="Lato"/>
                <w:b w:val="1"/>
                <w:color w:val="404040"/>
                <w:sz w:val="19"/>
                <w:szCs w:val="19"/>
              </w:rPr>
            </w:pPr>
            <w:r w:rsidDel="00000000" w:rsidR="00000000" w:rsidRPr="00000000">
              <w:rPr>
                <w:rFonts w:ascii="Lato" w:cs="Lato" w:eastAsia="Lato" w:hAnsi="Lato"/>
                <w:b w:val="1"/>
                <w:color w:val="404040"/>
                <w:sz w:val="19"/>
                <w:szCs w:val="19"/>
                <w:rtl w:val="0"/>
              </w:rPr>
              <w:t xml:space="preserve">Function type (prefix)</w:t>
            </w:r>
          </w:p>
        </w:tc>
        <w:tc>
          <w:tcPr>
            <w:gridSpan w:val="2"/>
            <w:tcBorders>
              <w:top w:color="e1e4e5" w:space="0" w:sz="6" w:val="single"/>
              <w:left w:color="e1e4e5" w:space="0" w:sz="6" w:val="single"/>
              <w:bottom w:color="e1e4e5" w:space="0" w:sz="6" w:val="single"/>
              <w:right w:color="e1e4e5" w:space="0" w:sz="6" w:val="single"/>
            </w:tcBorders>
            <w:shd w:fill="ffffff" w:val="clear"/>
            <w:tcMar>
              <w:top w:w="120.0" w:type="dxa"/>
              <w:left w:w="240.0" w:type="dxa"/>
              <w:bottom w:w="120.0" w:type="dxa"/>
              <w:right w:w="240.0" w:type="dxa"/>
            </w:tcMar>
            <w:vAlign w:val="center"/>
          </w:tcPr>
          <w:p w:rsidR="00000000" w:rsidDel="00000000" w:rsidP="00000000" w:rsidRDefault="00000000" w:rsidRPr="00000000" w14:paraId="000001A5">
            <w:pPr>
              <w:spacing w:after="0" w:line="240" w:lineRule="auto"/>
              <w:rPr>
                <w:rFonts w:ascii="Lato" w:cs="Lato" w:eastAsia="Lato" w:hAnsi="Lato"/>
                <w:b w:val="1"/>
                <w:color w:val="404040"/>
                <w:sz w:val="19"/>
                <w:szCs w:val="19"/>
              </w:rPr>
            </w:pPr>
            <w:r w:rsidDel="00000000" w:rsidR="00000000" w:rsidRPr="00000000">
              <w:rPr>
                <w:rFonts w:ascii="Lato" w:cs="Lato" w:eastAsia="Lato" w:hAnsi="Lato"/>
                <w:b w:val="1"/>
                <w:color w:val="404040"/>
                <w:sz w:val="19"/>
                <w:szCs w:val="19"/>
                <w:rtl w:val="0"/>
              </w:rPr>
              <w:t xml:space="preserve">Meaning</w:t>
            </w:r>
          </w:p>
        </w:tc>
      </w:tr>
      <w:tr>
        <w:trPr>
          <w:cantSplit w:val="0"/>
          <w:tblHeader w:val="0"/>
        </w:trPr>
        <w:tc>
          <w:tcPr>
            <w:tcBorders>
              <w:top w:color="e1e4e5" w:space="0" w:sz="6" w:val="single"/>
              <w:left w:color="e1e4e5" w:space="0" w:sz="6" w:val="single"/>
              <w:bottom w:color="e1e4e5" w:space="0" w:sz="6" w:val="single"/>
              <w:right w:color="e1e4e5" w:space="0" w:sz="6" w:val="single"/>
            </w:tcBorders>
            <w:shd w:fill="ffffff" w:val="clear"/>
            <w:tcMar>
              <w:top w:w="120.0" w:type="dxa"/>
              <w:left w:w="240.0" w:type="dxa"/>
              <w:bottom w:w="120.0" w:type="dxa"/>
              <w:right w:w="240.0" w:type="dxa"/>
            </w:tcMar>
          </w:tcPr>
          <w:p w:rsidR="00000000" w:rsidDel="00000000" w:rsidP="00000000" w:rsidRDefault="00000000" w:rsidRPr="00000000" w14:paraId="000001A7">
            <w:pPr>
              <w:spacing w:after="0" w:line="240" w:lineRule="auto"/>
              <w:rPr>
                <w:rFonts w:ascii="Lato" w:cs="Lato" w:eastAsia="Lato" w:hAnsi="Lato"/>
                <w:color w:val="404040"/>
                <w:sz w:val="19"/>
                <w:szCs w:val="19"/>
              </w:rPr>
            </w:pPr>
            <w:r w:rsidDel="00000000" w:rsidR="00000000" w:rsidRPr="00000000">
              <w:rPr>
                <w:rFonts w:ascii="Consolas" w:cs="Consolas" w:eastAsia="Consolas" w:hAnsi="Consolas"/>
                <w:color w:val="c7254e"/>
                <w:sz w:val="16"/>
                <w:szCs w:val="16"/>
                <w:highlight w:val="white"/>
                <w:rtl w:val="0"/>
              </w:rPr>
              <w:t xml:space="preserve">p-</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shd w:fill="ffffff" w:val="clear"/>
            <w:tcMar>
              <w:top w:w="120.0" w:type="dxa"/>
              <w:left w:w="240.0" w:type="dxa"/>
              <w:bottom w:w="120.0" w:type="dxa"/>
              <w:right w:w="240.0" w:type="dxa"/>
            </w:tcMar>
          </w:tcPr>
          <w:p w:rsidR="00000000" w:rsidDel="00000000" w:rsidP="00000000" w:rsidRDefault="00000000" w:rsidRPr="00000000" w14:paraId="000001A8">
            <w:pPr>
              <w:spacing w:after="0" w:line="240" w:lineRule="auto"/>
              <w:rPr>
                <w:rFonts w:ascii="Lato" w:cs="Lato" w:eastAsia="Lato" w:hAnsi="Lato"/>
                <w:color w:val="404040"/>
                <w:sz w:val="19"/>
                <w:szCs w:val="19"/>
              </w:rPr>
            </w:pPr>
            <w:r w:rsidDel="00000000" w:rsidR="00000000" w:rsidRPr="00000000">
              <w:rPr>
                <w:rFonts w:ascii="Lato" w:cs="Lato" w:eastAsia="Lato" w:hAnsi="Lato"/>
                <w:color w:val="404040"/>
                <w:sz w:val="19"/>
                <w:szCs w:val="19"/>
                <w:rtl w:val="0"/>
              </w:rPr>
              <w:t xml:space="preserve">(probability) gives the cumulative distribution function (cdf)</w:t>
            </w:r>
          </w:p>
        </w:tc>
        <w:tc>
          <w:tcPr>
            <w:shd w:fill="fcfcfc" w:val="clear"/>
            <w:vAlign w:val="center"/>
          </w:tcPr>
          <w:p w:rsidR="00000000" w:rsidDel="00000000" w:rsidP="00000000" w:rsidRDefault="00000000" w:rsidRPr="00000000" w14:paraId="000001A9">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tcBorders>
              <w:top w:color="e1e4e5" w:space="0" w:sz="6" w:val="single"/>
              <w:left w:color="e1e4e5" w:space="0" w:sz="6" w:val="single"/>
              <w:bottom w:color="e1e4e5" w:space="0" w:sz="6" w:val="single"/>
              <w:right w:color="e1e4e5" w:space="0" w:sz="6" w:val="single"/>
            </w:tcBorders>
            <w:shd w:fill="f3f6f6" w:val="clear"/>
            <w:tcMar>
              <w:top w:w="120.0" w:type="dxa"/>
              <w:left w:w="240.0" w:type="dxa"/>
              <w:bottom w:w="120.0" w:type="dxa"/>
              <w:right w:w="240.0" w:type="dxa"/>
            </w:tcMar>
          </w:tcPr>
          <w:p w:rsidR="00000000" w:rsidDel="00000000" w:rsidP="00000000" w:rsidRDefault="00000000" w:rsidRPr="00000000" w14:paraId="000001AA">
            <w:pPr>
              <w:spacing w:after="0" w:line="240" w:lineRule="auto"/>
              <w:rPr>
                <w:rFonts w:ascii="Lato" w:cs="Lato" w:eastAsia="Lato" w:hAnsi="Lato"/>
                <w:color w:val="404040"/>
                <w:sz w:val="19"/>
                <w:szCs w:val="19"/>
              </w:rPr>
            </w:pPr>
            <w:r w:rsidDel="00000000" w:rsidR="00000000" w:rsidRPr="00000000">
              <w:rPr>
                <w:rFonts w:ascii="Consolas" w:cs="Consolas" w:eastAsia="Consolas" w:hAnsi="Consolas"/>
                <w:color w:val="c7254e"/>
                <w:sz w:val="16"/>
                <w:szCs w:val="16"/>
                <w:highlight w:val="white"/>
                <w:rtl w:val="0"/>
              </w:rPr>
              <w:t xml:space="preserve">d-</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shd w:fill="f3f6f6" w:val="clear"/>
            <w:tcMar>
              <w:top w:w="120.0" w:type="dxa"/>
              <w:left w:w="240.0" w:type="dxa"/>
              <w:bottom w:w="120.0" w:type="dxa"/>
              <w:right w:w="240.0" w:type="dxa"/>
            </w:tcMar>
          </w:tcPr>
          <w:p w:rsidR="00000000" w:rsidDel="00000000" w:rsidP="00000000" w:rsidRDefault="00000000" w:rsidRPr="00000000" w14:paraId="000001AB">
            <w:pPr>
              <w:spacing w:after="0" w:line="240" w:lineRule="auto"/>
              <w:rPr>
                <w:rFonts w:ascii="Lato" w:cs="Lato" w:eastAsia="Lato" w:hAnsi="Lato"/>
                <w:color w:val="404040"/>
                <w:sz w:val="19"/>
                <w:szCs w:val="19"/>
              </w:rPr>
            </w:pPr>
            <w:r w:rsidDel="00000000" w:rsidR="00000000" w:rsidRPr="00000000">
              <w:rPr>
                <w:rFonts w:ascii="Lato" w:cs="Lato" w:eastAsia="Lato" w:hAnsi="Lato"/>
                <w:color w:val="404040"/>
                <w:sz w:val="19"/>
                <w:szCs w:val="19"/>
                <w:rtl w:val="0"/>
              </w:rPr>
              <w:t xml:space="preserve">(density) gives the probability density function (pdf)</w:t>
            </w:r>
          </w:p>
        </w:tc>
        <w:tc>
          <w:tcPr>
            <w:shd w:fill="fcfcfc" w:val="clear"/>
            <w:vAlign w:val="center"/>
          </w:tcPr>
          <w:p w:rsidR="00000000" w:rsidDel="00000000" w:rsidP="00000000" w:rsidRDefault="00000000" w:rsidRPr="00000000" w14:paraId="000001AC">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tcBorders>
              <w:top w:color="e1e4e5" w:space="0" w:sz="6" w:val="single"/>
              <w:left w:color="e1e4e5" w:space="0" w:sz="6" w:val="single"/>
              <w:bottom w:color="e1e4e5" w:space="0" w:sz="6" w:val="single"/>
              <w:right w:color="e1e4e5" w:space="0" w:sz="6" w:val="single"/>
            </w:tcBorders>
            <w:shd w:fill="ffffff" w:val="clear"/>
            <w:tcMar>
              <w:top w:w="120.0" w:type="dxa"/>
              <w:left w:w="240.0" w:type="dxa"/>
              <w:bottom w:w="120.0" w:type="dxa"/>
              <w:right w:w="240.0" w:type="dxa"/>
            </w:tcMar>
          </w:tcPr>
          <w:p w:rsidR="00000000" w:rsidDel="00000000" w:rsidP="00000000" w:rsidRDefault="00000000" w:rsidRPr="00000000" w14:paraId="000001AD">
            <w:pPr>
              <w:spacing w:after="0" w:line="240" w:lineRule="auto"/>
              <w:rPr>
                <w:rFonts w:ascii="Lato" w:cs="Lato" w:eastAsia="Lato" w:hAnsi="Lato"/>
                <w:color w:val="404040"/>
                <w:sz w:val="19"/>
                <w:szCs w:val="19"/>
              </w:rPr>
            </w:pPr>
            <w:r w:rsidDel="00000000" w:rsidR="00000000" w:rsidRPr="00000000">
              <w:rPr>
                <w:rFonts w:ascii="Consolas" w:cs="Consolas" w:eastAsia="Consolas" w:hAnsi="Consolas"/>
                <w:color w:val="c7254e"/>
                <w:sz w:val="16"/>
                <w:szCs w:val="16"/>
                <w:highlight w:val="white"/>
                <w:rtl w:val="0"/>
              </w:rPr>
              <w:t xml:space="preserve">q-</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shd w:fill="ffffff" w:val="clear"/>
            <w:tcMar>
              <w:top w:w="120.0" w:type="dxa"/>
              <w:left w:w="240.0" w:type="dxa"/>
              <w:bottom w:w="120.0" w:type="dxa"/>
              <w:right w:w="240.0" w:type="dxa"/>
            </w:tcMar>
          </w:tcPr>
          <w:p w:rsidR="00000000" w:rsidDel="00000000" w:rsidP="00000000" w:rsidRDefault="00000000" w:rsidRPr="00000000" w14:paraId="000001AE">
            <w:pPr>
              <w:spacing w:after="0" w:line="240" w:lineRule="auto"/>
              <w:rPr>
                <w:rFonts w:ascii="Lato" w:cs="Lato" w:eastAsia="Lato" w:hAnsi="Lato"/>
                <w:color w:val="404040"/>
                <w:sz w:val="19"/>
                <w:szCs w:val="19"/>
              </w:rPr>
            </w:pPr>
            <w:r w:rsidDel="00000000" w:rsidR="00000000" w:rsidRPr="00000000">
              <w:rPr>
                <w:rFonts w:ascii="Lato" w:cs="Lato" w:eastAsia="Lato" w:hAnsi="Lato"/>
                <w:color w:val="404040"/>
                <w:sz w:val="19"/>
                <w:szCs w:val="19"/>
                <w:rtl w:val="0"/>
              </w:rPr>
              <w:t xml:space="preserve">(quantiles) gives the inverse cumulative distribution function</w:t>
            </w:r>
          </w:p>
        </w:tc>
        <w:tc>
          <w:tcPr>
            <w:shd w:fill="fcfcfc" w:val="clear"/>
            <w:vAlign w:val="center"/>
          </w:tcPr>
          <w:p w:rsidR="00000000" w:rsidDel="00000000" w:rsidP="00000000" w:rsidRDefault="00000000" w:rsidRPr="00000000" w14:paraId="000001AF">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tcBorders>
              <w:top w:color="e1e4e5" w:space="0" w:sz="6" w:val="single"/>
              <w:left w:color="e1e4e5" w:space="0" w:sz="6" w:val="single"/>
              <w:bottom w:color="e1e4e5" w:space="0" w:sz="6" w:val="single"/>
              <w:right w:color="e1e4e5" w:space="0" w:sz="6" w:val="single"/>
            </w:tcBorders>
            <w:shd w:fill="f3f6f6" w:val="clear"/>
            <w:tcMar>
              <w:top w:w="120.0" w:type="dxa"/>
              <w:left w:w="240.0" w:type="dxa"/>
              <w:bottom w:w="120.0" w:type="dxa"/>
              <w:right w:w="240.0" w:type="dxa"/>
            </w:tcMar>
          </w:tcPr>
          <w:p w:rsidR="00000000" w:rsidDel="00000000" w:rsidP="00000000" w:rsidRDefault="00000000" w:rsidRPr="00000000" w14:paraId="000001B0">
            <w:pPr>
              <w:spacing w:after="0" w:line="240" w:lineRule="auto"/>
              <w:rPr>
                <w:rFonts w:ascii="Lato" w:cs="Lato" w:eastAsia="Lato" w:hAnsi="Lato"/>
                <w:color w:val="404040"/>
                <w:sz w:val="19"/>
                <w:szCs w:val="19"/>
              </w:rPr>
            </w:pPr>
            <w:r w:rsidDel="00000000" w:rsidR="00000000" w:rsidRPr="00000000">
              <w:rPr>
                <w:rFonts w:ascii="Consolas" w:cs="Consolas" w:eastAsia="Consolas" w:hAnsi="Consolas"/>
                <w:color w:val="c7254e"/>
                <w:sz w:val="16"/>
                <w:szCs w:val="16"/>
                <w:highlight w:val="white"/>
                <w:rtl w:val="0"/>
              </w:rPr>
              <w:t xml:space="preserve">r-</w:t>
            </w:r>
            <w:r w:rsidDel="00000000" w:rsidR="00000000" w:rsidRPr="00000000">
              <w:rPr>
                <w:rtl w:val="0"/>
              </w:rPr>
            </w:r>
          </w:p>
        </w:tc>
        <w:tc>
          <w:tcPr>
            <w:tcBorders>
              <w:top w:color="e1e4e5" w:space="0" w:sz="6" w:val="single"/>
              <w:left w:color="e1e4e5" w:space="0" w:sz="6" w:val="single"/>
              <w:bottom w:color="e1e4e5" w:space="0" w:sz="6" w:val="single"/>
              <w:right w:color="e1e4e5" w:space="0" w:sz="6" w:val="single"/>
            </w:tcBorders>
            <w:shd w:fill="f3f6f6" w:val="clear"/>
            <w:tcMar>
              <w:top w:w="120.0" w:type="dxa"/>
              <w:left w:w="240.0" w:type="dxa"/>
              <w:bottom w:w="120.0" w:type="dxa"/>
              <w:right w:w="240.0" w:type="dxa"/>
            </w:tcMar>
          </w:tcPr>
          <w:p w:rsidR="00000000" w:rsidDel="00000000" w:rsidP="00000000" w:rsidRDefault="00000000" w:rsidRPr="00000000" w14:paraId="000001B1">
            <w:pPr>
              <w:spacing w:after="0" w:line="240" w:lineRule="auto"/>
              <w:rPr>
                <w:rFonts w:ascii="Lato" w:cs="Lato" w:eastAsia="Lato" w:hAnsi="Lato"/>
                <w:color w:val="404040"/>
                <w:sz w:val="19"/>
                <w:szCs w:val="19"/>
              </w:rPr>
            </w:pPr>
            <w:r w:rsidDel="00000000" w:rsidR="00000000" w:rsidRPr="00000000">
              <w:rPr>
                <w:rFonts w:ascii="Lato" w:cs="Lato" w:eastAsia="Lato" w:hAnsi="Lato"/>
                <w:color w:val="404040"/>
                <w:sz w:val="19"/>
                <w:szCs w:val="19"/>
                <w:rtl w:val="0"/>
              </w:rPr>
              <w:t xml:space="preserve">(random) returns randomly generated numbers for the distribution</w:t>
            </w:r>
          </w:p>
        </w:tc>
        <w:tc>
          <w:tcPr>
            <w:shd w:fill="fcfcfc" w:val="clear"/>
            <w:vAlign w:val="center"/>
          </w:tcPr>
          <w:p w:rsidR="00000000" w:rsidDel="00000000" w:rsidP="00000000" w:rsidRDefault="00000000" w:rsidRPr="00000000" w14:paraId="000001B2">
            <w:pPr>
              <w:spacing w:after="0"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1B3">
      <w:pPr>
        <w:shd w:fill="ffffff" w:val="clear"/>
        <w:spacing w:after="280" w:before="280" w:line="240" w:lineRule="auto"/>
        <w:ind w:left="720" w:firstLine="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1B4">
      <w:pPr>
        <w:shd w:fill="ffffff" w:val="clear"/>
        <w:spacing w:after="280" w:before="28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 pnorm(), pbinom(), ppois(), pexp() functions to compute probabilitiy</w:t>
      </w:r>
    </w:p>
    <w:p w:rsidR="00000000" w:rsidDel="00000000" w:rsidP="00000000" w:rsidRDefault="00000000" w:rsidRPr="00000000" w14:paraId="000001B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Use dnorm(), dbinom(), dpois(), dexp() functions to compute probability density         functions </w:t>
      </w:r>
    </w:p>
    <w:p w:rsidR="00000000" w:rsidDel="00000000" w:rsidP="00000000" w:rsidRDefault="00000000" w:rsidRPr="00000000" w14:paraId="000001B6">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Use qnorm(), qbinom(), qpois, qexp() functions to get x value corresponding to given probability value </w:t>
      </w:r>
    </w:p>
    <w:p w:rsidR="00000000" w:rsidDel="00000000" w:rsidP="00000000" w:rsidRDefault="00000000" w:rsidRPr="00000000" w14:paraId="000001B7">
      <w:pPr>
        <w:shd w:fill="ffffff" w:val="clear"/>
        <w:spacing w:after="280" w:before="280" w:line="240" w:lineRule="auto"/>
        <w:rPr/>
      </w:pPr>
      <w:r w:rsidDel="00000000" w:rsidR="00000000" w:rsidRPr="00000000">
        <w:rPr>
          <w:rFonts w:ascii="Times New Roman" w:cs="Times New Roman" w:eastAsia="Times New Roman" w:hAnsi="Times New Roman"/>
          <w:sz w:val="24"/>
          <w:szCs w:val="24"/>
          <w:rtl w:val="0"/>
        </w:rPr>
        <w:t xml:space="preserve">(d) Use different parameter values in 3 (a), and 3 (b) to observe the impact of different parameter values and prepare a note on that</w:t>
      </w:r>
      <w:r w:rsidDel="00000000" w:rsidR="00000000" w:rsidRPr="00000000">
        <w:rPr>
          <w:rtl w:val="0"/>
        </w:rPr>
        <w:t xml:space="preserve">.</w:t>
      </w:r>
    </w:p>
    <w:p w:rsidR="00000000" w:rsidDel="00000000" w:rsidP="00000000" w:rsidRDefault="00000000" w:rsidRPr="00000000" w14:paraId="000001B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333333"/>
          <w:sz w:val="24"/>
          <w:szCs w:val="24"/>
          <w:rtl w:val="0"/>
        </w:rPr>
        <w:t xml:space="preserve">Discrete distributions</w:t>
      </w: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76"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If the support of the random variable is a finite or countably infinite number of values, then the random variable is discrete. Discrete random variables have: </w:t>
      </w:r>
    </w:p>
    <w:p w:rsidR="00000000" w:rsidDel="00000000" w:rsidP="00000000" w:rsidRDefault="00000000" w:rsidRPr="00000000" w14:paraId="000001B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150" w:before="0" w:line="276" w:lineRule="auto"/>
        <w:ind w:left="720" w:right="0" w:hanging="36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w:t>
      </w:r>
      <w:hyperlink r:id="rId14">
        <w:r w:rsidDel="00000000" w:rsidR="00000000" w:rsidRPr="00000000">
          <w:rPr>
            <w:rFonts w:ascii="Times New Roman" w:cs="Times New Roman" w:eastAsia="Times New Roman" w:hAnsi="Times New Roman"/>
            <w:b w:val="0"/>
            <w:i w:val="0"/>
            <w:smallCaps w:val="0"/>
            <w:strike w:val="0"/>
            <w:color w:val="337ab7"/>
            <w:sz w:val="24"/>
            <w:szCs w:val="24"/>
            <w:u w:val="single"/>
            <w:shd w:fill="auto" w:val="clear"/>
            <w:vertAlign w:val="baseline"/>
            <w:rtl w:val="0"/>
          </w:rPr>
          <w:t xml:space="preserve">probability mass function (pmf)</w:t>
        </w:r>
      </w:hyperlink>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This pmf gives the probability that a random variable will take on each value in its support. </w:t>
      </w:r>
    </w:p>
    <w:p w:rsidR="00000000" w:rsidDel="00000000" w:rsidP="00000000" w:rsidRDefault="00000000" w:rsidRPr="00000000" w14:paraId="000001B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150" w:before="0" w:line="276" w:lineRule="auto"/>
        <w:ind w:left="720" w:right="0" w:hanging="36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w:t>
      </w:r>
      <w:hyperlink r:id="rId15">
        <w:r w:rsidDel="00000000" w:rsidR="00000000" w:rsidRPr="00000000">
          <w:rPr>
            <w:rFonts w:ascii="Times New Roman" w:cs="Times New Roman" w:eastAsia="Times New Roman" w:hAnsi="Times New Roman"/>
            <w:b w:val="0"/>
            <w:i w:val="0"/>
            <w:smallCaps w:val="0"/>
            <w:strike w:val="0"/>
            <w:color w:val="337ab7"/>
            <w:sz w:val="24"/>
            <w:szCs w:val="24"/>
            <w:u w:val="single"/>
            <w:shd w:fill="auto" w:val="clear"/>
            <w:vertAlign w:val="baseline"/>
            <w:rtl w:val="0"/>
          </w:rPr>
          <w:t xml:space="preserve">cumulative distribution function (cdf)</w:t>
        </w:r>
      </w:hyperlink>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provides the probability the random variable is less than or equal to a particular value. </w:t>
      </w:r>
    </w:p>
    <w:p w:rsidR="00000000" w:rsidDel="00000000" w:rsidP="00000000" w:rsidRDefault="00000000" w:rsidRPr="00000000" w14:paraId="000001B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150" w:before="0" w:line="276" w:lineRule="auto"/>
        <w:ind w:left="720" w:right="0" w:hanging="36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quantile function is the inverse of the cumulative distribution function, i.e. you provide a probability and the quantile function returns the value of the random variable such that the cdf will return that probability.</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76" w:lineRule="auto"/>
        <w:ind w:left="0" w:right="0" w:firstLine="0"/>
        <w:jc w:val="left"/>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Binomial distribution:</w:t>
      </w:r>
    </w:p>
    <w:p w:rsidR="00000000" w:rsidDel="00000000" w:rsidP="00000000" w:rsidRDefault="00000000" w:rsidRPr="00000000" w14:paraId="000001BE">
      <w:pPr>
        <w:shd w:fill="ffffff" w:val="clear"/>
        <w:spacing w:after="150"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Whenever you repeat an experiment and you assume</w:t>
      </w:r>
    </w:p>
    <w:p w:rsidR="00000000" w:rsidDel="00000000" w:rsidP="00000000" w:rsidRDefault="00000000" w:rsidRPr="00000000" w14:paraId="000001BF">
      <w:pPr>
        <w:numPr>
          <w:ilvl w:val="0"/>
          <w:numId w:val="13"/>
        </w:numPr>
        <w:shd w:fill="ffffff" w:val="clear"/>
        <w:spacing w:after="0" w:before="280" w:line="240"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probability of success is the same each time and</w:t>
      </w:r>
    </w:p>
    <w:p w:rsidR="00000000" w:rsidDel="00000000" w:rsidP="00000000" w:rsidRDefault="00000000" w:rsidRPr="00000000" w14:paraId="000001C0">
      <w:pPr>
        <w:numPr>
          <w:ilvl w:val="0"/>
          <w:numId w:val="13"/>
        </w:numPr>
        <w:shd w:fill="ffffff" w:val="clear"/>
        <w:spacing w:after="280" w:before="0" w:line="240"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each trial of the experiment is independent of the rest (as long as you know the probability of success).</w:t>
      </w:r>
    </w:p>
    <w:p w:rsidR="00000000" w:rsidDel="00000000" w:rsidP="00000000" w:rsidRDefault="00000000" w:rsidRPr="00000000" w14:paraId="000001C1">
      <w:pPr>
        <w:shd w:fill="ffffff" w:val="clear"/>
        <w:spacing w:after="150"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Then, if you record the number of successes out of the total, you have a </w:t>
      </w:r>
      <w:hyperlink r:id="rId16">
        <w:r w:rsidDel="00000000" w:rsidR="00000000" w:rsidRPr="00000000">
          <w:rPr>
            <w:rFonts w:ascii="Times New Roman" w:cs="Times New Roman" w:eastAsia="Times New Roman" w:hAnsi="Times New Roman"/>
            <w:color w:val="337ab7"/>
            <w:sz w:val="24"/>
            <w:szCs w:val="24"/>
            <w:u w:val="single"/>
            <w:rtl w:val="0"/>
          </w:rPr>
          <w:t xml:space="preserve">binomial distribution</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1C2">
      <w:pPr>
        <w:shd w:fill="ffffff" w:val="clear"/>
        <w:spacing w:after="150"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We can use the pmf to calculate the probability of a particular outcome of the experiment. For example, what is the probability of seeing 6 successes? We can use the dbinom function.</w:t>
      </w:r>
    </w:p>
    <w:p w:rsidR="00000000" w:rsidDel="00000000" w:rsidP="00000000" w:rsidRDefault="00000000" w:rsidRPr="00000000" w14:paraId="000001C3">
      <w:pPr>
        <w:pBdr>
          <w:top w:color="cccccc" w:space="7" w:sz="6" w:val="single"/>
          <w:left w:color="cccccc" w:space="7" w:sz="6" w:val="single"/>
          <w:bottom w:color="cccccc" w:space="7" w:sz="6" w:val="single"/>
          <w:right w:color="cccccc" w:space="7"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 &lt;- </w:t>
      </w:r>
      <w:r w:rsidDel="00000000" w:rsidR="00000000" w:rsidRPr="00000000">
        <w:rPr>
          <w:rFonts w:ascii="Times New Roman" w:cs="Times New Roman" w:eastAsia="Times New Roman" w:hAnsi="Times New Roman"/>
          <w:color w:val="009999"/>
          <w:sz w:val="24"/>
          <w:szCs w:val="24"/>
          <w:rtl w:val="0"/>
        </w:rPr>
        <w:t xml:space="preserve">13</w:t>
      </w:r>
      <w:r w:rsidDel="00000000" w:rsidR="00000000" w:rsidRPr="00000000">
        <w:rPr>
          <w:rtl w:val="0"/>
        </w:rPr>
      </w:r>
    </w:p>
    <w:p w:rsidR="00000000" w:rsidDel="00000000" w:rsidP="00000000" w:rsidRDefault="00000000" w:rsidRPr="00000000" w14:paraId="000001C4">
      <w:pPr>
        <w:pBdr>
          <w:top w:color="cccccc" w:space="7" w:sz="6" w:val="single"/>
          <w:left w:color="cccccc" w:space="7" w:sz="6" w:val="single"/>
          <w:bottom w:color="cccccc" w:space="7" w:sz="6" w:val="single"/>
          <w:right w:color="cccccc" w:space="7"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p &lt;- </w:t>
      </w:r>
      <w:r w:rsidDel="00000000" w:rsidR="00000000" w:rsidRPr="00000000">
        <w:rPr>
          <w:rFonts w:ascii="Times New Roman" w:cs="Times New Roman" w:eastAsia="Times New Roman" w:hAnsi="Times New Roman"/>
          <w:color w:val="009999"/>
          <w:sz w:val="24"/>
          <w:szCs w:val="24"/>
          <w:rtl w:val="0"/>
        </w:rPr>
        <w:t xml:space="preserve">0.7</w:t>
      </w:r>
      <w:r w:rsidDel="00000000" w:rsidR="00000000" w:rsidRPr="00000000">
        <w:rPr>
          <w:rtl w:val="0"/>
        </w:rPr>
      </w:r>
    </w:p>
    <w:p w:rsidR="00000000" w:rsidDel="00000000" w:rsidP="00000000" w:rsidRDefault="00000000" w:rsidRPr="00000000" w14:paraId="000001C5">
      <w:pPr>
        <w:pBdr>
          <w:top w:color="cccccc" w:space="7" w:sz="6" w:val="single"/>
          <w:left w:color="cccccc" w:space="7" w:sz="6" w:val="single"/>
          <w:bottom w:color="cccccc" w:space="7" w:sz="6" w:val="single"/>
          <w:right w:color="cccccc" w:space="7"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dbinom(</w:t>
      </w:r>
      <w:r w:rsidDel="00000000" w:rsidR="00000000" w:rsidRPr="00000000">
        <w:rPr>
          <w:rFonts w:ascii="Times New Roman" w:cs="Times New Roman" w:eastAsia="Times New Roman" w:hAnsi="Times New Roman"/>
          <w:color w:val="009999"/>
          <w:sz w:val="24"/>
          <w:szCs w:val="24"/>
          <w:rtl w:val="0"/>
        </w:rPr>
        <w:t xml:space="preserve">6</w:t>
      </w:r>
      <w:r w:rsidDel="00000000" w:rsidR="00000000" w:rsidRPr="00000000">
        <w:rPr>
          <w:rFonts w:ascii="Times New Roman" w:cs="Times New Roman" w:eastAsia="Times New Roman" w:hAnsi="Times New Roman"/>
          <w:color w:val="333333"/>
          <w:sz w:val="24"/>
          <w:szCs w:val="24"/>
          <w:rtl w:val="0"/>
        </w:rPr>
        <w:t xml:space="preserve">, size = n, prob = p)</w:t>
      </w:r>
    </w:p>
    <w:p w:rsidR="00000000" w:rsidDel="00000000" w:rsidP="00000000" w:rsidRDefault="00000000" w:rsidRPr="00000000" w14:paraId="000001C6">
      <w:pPr>
        <w:pBdr>
          <w:top w:color="cccccc" w:space="7" w:sz="6" w:val="single"/>
          <w:left w:color="cccccc" w:space="7" w:sz="6" w:val="single"/>
          <w:bottom w:color="cccccc" w:space="7" w:sz="6" w:val="single"/>
          <w:right w:color="cccccc" w:space="7" w:sz="6"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[1] 0.0441524</w:t>
      </w:r>
    </w:p>
    <w:p w:rsidR="00000000" w:rsidDel="00000000" w:rsidP="00000000" w:rsidRDefault="00000000" w:rsidRPr="00000000" w14:paraId="000001C7">
      <w:pPr>
        <w:shd w:fill="ffffff" w:val="clear"/>
        <w:spacing w:after="150"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entire pmf is</w:t>
      </w:r>
    </w:p>
    <w:p w:rsidR="00000000" w:rsidDel="00000000" w:rsidP="00000000" w:rsidRDefault="00000000" w:rsidRPr="00000000" w14:paraId="000001C8">
      <w:pPr>
        <w:pBdr>
          <w:top w:color="cccccc" w:space="7" w:sz="6" w:val="single"/>
          <w:left w:color="cccccc" w:space="7" w:sz="6" w:val="single"/>
          <w:bottom w:color="cccccc" w:space="7" w:sz="6" w:val="single"/>
          <w:right w:color="cccccc" w:space="7"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x &lt;- </w:t>
      </w:r>
      <w:r w:rsidDel="00000000" w:rsidR="00000000" w:rsidRPr="00000000">
        <w:rPr>
          <w:rFonts w:ascii="Times New Roman" w:cs="Times New Roman" w:eastAsia="Times New Roman" w:hAnsi="Times New Roman"/>
          <w:color w:val="009999"/>
          <w:sz w:val="24"/>
          <w:szCs w:val="24"/>
          <w:rtl w:val="0"/>
        </w:rPr>
        <w:t xml:space="preserve">0</w:t>
      </w:r>
      <w:r w:rsidDel="00000000" w:rsidR="00000000" w:rsidRPr="00000000">
        <w:rPr>
          <w:rFonts w:ascii="Times New Roman" w:cs="Times New Roman" w:eastAsia="Times New Roman" w:hAnsi="Times New Roman"/>
          <w:color w:val="333333"/>
          <w:sz w:val="24"/>
          <w:szCs w:val="24"/>
          <w:rtl w:val="0"/>
        </w:rPr>
        <w:t xml:space="preserve">:n</w:t>
      </w:r>
    </w:p>
    <w:p w:rsidR="00000000" w:rsidDel="00000000" w:rsidP="00000000" w:rsidRDefault="00000000" w:rsidRPr="00000000" w14:paraId="000001C9">
      <w:pPr>
        <w:pBdr>
          <w:top w:color="cccccc" w:space="7" w:sz="6" w:val="single"/>
          <w:left w:color="cccccc" w:space="7" w:sz="6" w:val="single"/>
          <w:bottom w:color="cccccc" w:space="7" w:sz="6" w:val="single"/>
          <w:right w:color="cccccc" w:space="7" w:sz="6" w:val="single"/>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plot(x, dbinom(x, size = n, prob = p), main = </w:t>
      </w:r>
      <w:r w:rsidDel="00000000" w:rsidR="00000000" w:rsidRPr="00000000">
        <w:rPr>
          <w:rFonts w:ascii="Times New Roman" w:cs="Times New Roman" w:eastAsia="Times New Roman" w:hAnsi="Times New Roman"/>
          <w:color w:val="dd1144"/>
          <w:sz w:val="24"/>
          <w:szCs w:val="24"/>
          <w:rtl w:val="0"/>
        </w:rPr>
        <w:t xml:space="preserve">"Probability mass function for Bin(13,0.7)"</w:t>
      </w:r>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If we want to calculate the probability of observing an outcome less than or equal to a particular value, we can use the cumulative distribution function. For example, what is the probability of observing 9 or fewer successes?</w:t>
      </w:r>
    </w:p>
    <w:p w:rsidR="00000000" w:rsidDel="00000000" w:rsidP="00000000" w:rsidRDefault="00000000" w:rsidRPr="00000000" w14:paraId="000001CB">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pbinom(</w:t>
      </w:r>
      <w:r w:rsidDel="00000000" w:rsidR="00000000" w:rsidRPr="00000000">
        <w:rPr>
          <w:rFonts w:ascii="Courier New" w:cs="Courier New" w:eastAsia="Courier New" w:hAnsi="Courier New"/>
          <w:b w:val="0"/>
          <w:i w:val="0"/>
          <w:smallCaps w:val="0"/>
          <w:strike w:val="0"/>
          <w:color w:val="009999"/>
          <w:sz w:val="20"/>
          <w:szCs w:val="20"/>
          <w:u w:val="none"/>
          <w:shd w:fill="auto" w:val="clear"/>
          <w:vertAlign w:val="baseline"/>
          <w:rtl w:val="0"/>
        </w:rPr>
        <w:t xml:space="preserve">9</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size = n, prob = p)</w:t>
      </w:r>
    </w:p>
    <w:p w:rsidR="00000000" w:rsidDel="00000000" w:rsidP="00000000" w:rsidRDefault="00000000" w:rsidRPr="00000000" w14:paraId="000001CC">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[1] 0.5793944</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333333"/>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1"/>
          <w:szCs w:val="21"/>
          <w:u w:val="none"/>
          <w:shd w:fill="auto" w:val="clear"/>
          <w:vertAlign w:val="baseline"/>
          <w:rtl w:val="0"/>
        </w:rPr>
        <w:t xml:space="preserve">Here is the entire cdf.</w:t>
      </w:r>
    </w:p>
    <w:p w:rsidR="00000000" w:rsidDel="00000000" w:rsidP="00000000" w:rsidRDefault="00000000" w:rsidRPr="00000000" w14:paraId="000001CE">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plot(x, pbinom(x, size = n, prob = p), type=</w:t>
      </w:r>
      <w:r w:rsidDel="00000000" w:rsidR="00000000" w:rsidRPr="00000000">
        <w:rPr>
          <w:rFonts w:ascii="Courier New" w:cs="Courier New" w:eastAsia="Courier New" w:hAnsi="Courier New"/>
          <w:b w:val="0"/>
          <w:i w:val="0"/>
          <w:smallCaps w:val="0"/>
          <w:strike w:val="0"/>
          <w:color w:val="dd1144"/>
          <w:sz w:val="20"/>
          <w:szCs w:val="20"/>
          <w:u w:val="none"/>
          <w:shd w:fill="auto" w:val="clear"/>
          <w:vertAlign w:val="baseline"/>
          <w:rtl w:val="0"/>
        </w:rPr>
        <w:t xml:space="preserve">"s"</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main = </w:t>
      </w:r>
      <w:r w:rsidDel="00000000" w:rsidR="00000000" w:rsidRPr="00000000">
        <w:rPr>
          <w:rFonts w:ascii="Courier New" w:cs="Courier New" w:eastAsia="Courier New" w:hAnsi="Courier New"/>
          <w:b w:val="0"/>
          <w:i w:val="0"/>
          <w:smallCaps w:val="0"/>
          <w:strike w:val="0"/>
          <w:color w:val="dd1144"/>
          <w:sz w:val="20"/>
          <w:szCs w:val="20"/>
          <w:u w:val="none"/>
          <w:shd w:fill="auto" w:val="clear"/>
          <w:vertAlign w:val="baseline"/>
          <w:rtl w:val="0"/>
        </w:rPr>
        <w:t xml:space="preserve">"Cumulative distribution function for Bin(13,0.7)"</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Poisson distribution</w:t>
      </w: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While the binomial distribution has an upper limit n, we sometimes run an experiment and are counting </w:t>
      </w:r>
      <w:r w:rsidDel="00000000" w:rsidR="00000000" w:rsidRPr="00000000">
        <w:rPr>
          <w:rFonts w:ascii="Times New Roman" w:cs="Times New Roman" w:eastAsia="Times New Roman" w:hAnsi="Times New Roman"/>
          <w:b w:val="0"/>
          <w:i w:val="1"/>
          <w:smallCaps w:val="0"/>
          <w:strike w:val="0"/>
          <w:color w:val="333333"/>
          <w:sz w:val="24"/>
          <w:szCs w:val="24"/>
          <w:u w:val="none"/>
          <w:shd w:fill="auto" w:val="clear"/>
          <w:vertAlign w:val="baseline"/>
          <w:rtl w:val="0"/>
        </w:rPr>
        <w:t xml:space="preserve">successes</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without any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technical</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upper limit. These experiments are usually run for some amount of time or over some amount of space or both. For example,</w:t>
      </w:r>
    </w:p>
    <w:p w:rsidR="00000000" w:rsidDel="00000000" w:rsidP="00000000" w:rsidRDefault="00000000" w:rsidRPr="00000000" w14:paraId="000001D3">
      <w:pPr>
        <w:numPr>
          <w:ilvl w:val="0"/>
          <w:numId w:val="14"/>
        </w:numPr>
        <w:shd w:fill="ffffff" w:val="clear"/>
        <w:spacing w:after="0" w:before="280" w:line="240"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number of photos observed by a detector in a minute</w:t>
      </w:r>
    </w:p>
    <w:p w:rsidR="00000000" w:rsidDel="00000000" w:rsidP="00000000" w:rsidRDefault="00000000" w:rsidRPr="00000000" w14:paraId="000001D4">
      <w:pPr>
        <w:numPr>
          <w:ilvl w:val="0"/>
          <w:numId w:val="14"/>
        </w:numPr>
        <w:shd w:fill="ffffff" w:val="clear"/>
        <w:spacing w:after="0" w:before="0" w:line="240"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number of times an a/c unit comes on in an hour</w:t>
      </w:r>
    </w:p>
    <w:p w:rsidR="00000000" w:rsidDel="00000000" w:rsidP="00000000" w:rsidRDefault="00000000" w:rsidRPr="00000000" w14:paraId="000001D5">
      <w:pPr>
        <w:numPr>
          <w:ilvl w:val="0"/>
          <w:numId w:val="14"/>
        </w:numPr>
        <w:shd w:fill="ffffff" w:val="clear"/>
        <w:spacing w:after="0" w:before="0" w:line="240"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number of buildings in a square mile</w:t>
      </w:r>
    </w:p>
    <w:p w:rsidR="00000000" w:rsidDel="00000000" w:rsidP="00000000" w:rsidRDefault="00000000" w:rsidRPr="00000000" w14:paraId="000001D6">
      <w:pPr>
        <w:numPr>
          <w:ilvl w:val="0"/>
          <w:numId w:val="14"/>
        </w:numPr>
        <w:shd w:fill="ffffff" w:val="clear"/>
        <w:spacing w:after="280" w:before="0" w:line="240"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number of transistors on a circuit board</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When there is no technical upper limit (even if the probability of more is extremely small), then a </w:t>
      </w:r>
      <w:hyperlink r:id="rId17">
        <w:r w:rsidDel="00000000" w:rsidR="00000000" w:rsidRPr="00000000">
          <w:rPr>
            <w:rFonts w:ascii="Times New Roman" w:cs="Times New Roman" w:eastAsia="Times New Roman" w:hAnsi="Times New Roman"/>
            <w:b w:val="0"/>
            <w:i w:val="0"/>
            <w:smallCaps w:val="0"/>
            <w:strike w:val="0"/>
            <w:color w:val="337ab7"/>
            <w:sz w:val="24"/>
            <w:szCs w:val="24"/>
            <w:u w:val="single"/>
            <w:shd w:fill="auto" w:val="clear"/>
            <w:vertAlign w:val="baseline"/>
            <w:rtl w:val="0"/>
          </w:rPr>
          <w:t xml:space="preserve">Poisson distribution</w:t>
        </w:r>
      </w:hyperlink>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can be used. The Poisson distribution has a single parameter, the rate that describes, on average, how many of the </w:t>
      </w:r>
      <w:r w:rsidDel="00000000" w:rsidR="00000000" w:rsidRPr="00000000">
        <w:rPr>
          <w:rFonts w:ascii="Times New Roman" w:cs="Times New Roman" w:eastAsia="Times New Roman" w:hAnsi="Times New Roman"/>
          <w:b w:val="0"/>
          <w:i w:val="1"/>
          <w:smallCaps w:val="0"/>
          <w:strike w:val="0"/>
          <w:color w:val="333333"/>
          <w:sz w:val="24"/>
          <w:szCs w:val="24"/>
          <w:u w:val="none"/>
          <w:shd w:fill="auto" w:val="clear"/>
          <w:vertAlign w:val="baseline"/>
          <w:rtl w:val="0"/>
        </w:rPr>
        <w:t xml:space="preserve">things</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are expected to be observed parameter.</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Suppose we record the number of network failures in a day and on average we see 2 failures per day. The number of network failures in a day has no upper limit, so we’ll use the Poisson distribution.</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Here is the pmf:</w:t>
      </w:r>
    </w:p>
    <w:p w:rsidR="00000000" w:rsidDel="00000000" w:rsidP="00000000" w:rsidRDefault="00000000" w:rsidRPr="00000000" w14:paraId="000001DA">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rate &lt;- </w:t>
      </w:r>
      <w:r w:rsidDel="00000000" w:rsidR="00000000" w:rsidRPr="00000000">
        <w:rPr>
          <w:rFonts w:ascii="Times New Roman" w:cs="Times New Roman" w:eastAsia="Times New Roman" w:hAnsi="Times New Roman"/>
          <w:b w:val="0"/>
          <w:i w:val="0"/>
          <w:smallCaps w:val="0"/>
          <w:strike w:val="0"/>
          <w:color w:val="009999"/>
          <w:sz w:val="24"/>
          <w:szCs w:val="24"/>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x &lt;- </w:t>
      </w:r>
      <w:r w:rsidDel="00000000" w:rsidR="00000000" w:rsidRPr="00000000">
        <w:rPr>
          <w:rFonts w:ascii="Times New Roman" w:cs="Times New Roman" w:eastAsia="Times New Roman" w:hAnsi="Times New Roman"/>
          <w:b w:val="0"/>
          <w:i w:val="0"/>
          <w:smallCaps w:val="0"/>
          <w:strike w:val="0"/>
          <w:color w:val="009999"/>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9999"/>
          <w:sz w:val="24"/>
          <w:szCs w:val="24"/>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999988"/>
          <w:sz w:val="24"/>
          <w:szCs w:val="24"/>
          <w:u w:val="none"/>
          <w:shd w:fill="auto" w:val="clear"/>
          <w:vertAlign w:val="baseline"/>
          <w:rtl w:val="0"/>
        </w:rPr>
        <w:t xml:space="preserve"># with no upper limit we need to decide on an upper limit</w:t>
      </w: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plot(x, dpois(x, lambda = rate), main = </w:t>
      </w:r>
      <w:r w:rsidDel="00000000" w:rsidR="00000000" w:rsidRPr="00000000">
        <w:rPr>
          <w:rFonts w:ascii="Times New Roman" w:cs="Times New Roman" w:eastAsia="Times New Roman" w:hAnsi="Times New Roman"/>
          <w:b w:val="0"/>
          <w:i w:val="0"/>
          <w:smallCaps w:val="0"/>
          <w:strike w:val="0"/>
          <w:color w:val="dd1144"/>
          <w:sz w:val="24"/>
          <w:szCs w:val="24"/>
          <w:u w:val="none"/>
          <w:shd w:fill="auto" w:val="clear"/>
          <w:vertAlign w:val="baseline"/>
          <w:rtl w:val="0"/>
        </w:rPr>
        <w:t xml:space="preserve">"Probability mass function for Po(2)"</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33333"/>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1"/>
          <w:szCs w:val="21"/>
          <w:u w:val="none"/>
          <w:shd w:fill="auto" w:val="clear"/>
          <w:vertAlign w:val="baseline"/>
          <w:rtl w:val="0"/>
        </w:rPr>
        <w:t xml:space="preserve">Here is the cdf:</w:t>
      </w:r>
    </w:p>
    <w:p w:rsidR="00000000" w:rsidDel="00000000" w:rsidP="00000000" w:rsidRDefault="00000000" w:rsidRPr="00000000" w14:paraId="000001DF">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plot(x, ppois(x, lambda = rate), type=</w:t>
      </w:r>
      <w:r w:rsidDel="00000000" w:rsidR="00000000" w:rsidRPr="00000000">
        <w:rPr>
          <w:rFonts w:ascii="Courier New" w:cs="Courier New" w:eastAsia="Courier New" w:hAnsi="Courier New"/>
          <w:b w:val="0"/>
          <w:i w:val="0"/>
          <w:smallCaps w:val="0"/>
          <w:strike w:val="0"/>
          <w:color w:val="dd1144"/>
          <w:sz w:val="20"/>
          <w:szCs w:val="20"/>
          <w:u w:val="none"/>
          <w:shd w:fill="auto" w:val="clear"/>
          <w:vertAlign w:val="baseline"/>
          <w:rtl w:val="0"/>
        </w:rPr>
        <w:t xml:space="preserve">"s"</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main = </w:t>
      </w:r>
      <w:r w:rsidDel="00000000" w:rsidR="00000000" w:rsidRPr="00000000">
        <w:rPr>
          <w:rFonts w:ascii="Courier New" w:cs="Courier New" w:eastAsia="Courier New" w:hAnsi="Courier New"/>
          <w:b w:val="0"/>
          <w:i w:val="0"/>
          <w:smallCaps w:val="0"/>
          <w:strike w:val="0"/>
          <w:color w:val="dd1144"/>
          <w:sz w:val="20"/>
          <w:szCs w:val="20"/>
          <w:u w:val="none"/>
          <w:shd w:fill="auto" w:val="clear"/>
          <w:vertAlign w:val="baseline"/>
          <w:rtl w:val="0"/>
        </w:rPr>
        <w:t xml:space="preserve">"Cumulative distribution function for Po(2)"</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33333"/>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1"/>
          <w:szCs w:val="21"/>
          <w:u w:val="none"/>
          <w:shd w:fill="auto" w:val="clear"/>
          <w:vertAlign w:val="baseline"/>
          <w:rtl w:val="0"/>
        </w:rPr>
        <w:t xml:space="preserve">And random draws</w:t>
      </w:r>
    </w:p>
    <w:p w:rsidR="00000000" w:rsidDel="00000000" w:rsidP="00000000" w:rsidRDefault="00000000" w:rsidRPr="00000000" w14:paraId="000001E1">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draws &lt;- rpois(</w:t>
      </w:r>
      <w:r w:rsidDel="00000000" w:rsidR="00000000" w:rsidRPr="00000000">
        <w:rPr>
          <w:rFonts w:ascii="Courier New" w:cs="Courier New" w:eastAsia="Courier New" w:hAnsi="Courier New"/>
          <w:b w:val="0"/>
          <w:i w:val="0"/>
          <w:smallCaps w:val="0"/>
          <w:strike w:val="0"/>
          <w:color w:val="009999"/>
          <w:sz w:val="20"/>
          <w:szCs w:val="20"/>
          <w:u w:val="none"/>
          <w:shd w:fill="auto" w:val="clear"/>
          <w:vertAlign w:val="baseline"/>
          <w:rtl w:val="0"/>
        </w:rPr>
        <w:t xml:space="preserve">100</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lambda = rate)</w:t>
      </w:r>
    </w:p>
    <w:p w:rsidR="00000000" w:rsidDel="00000000" w:rsidP="00000000" w:rsidRDefault="00000000" w:rsidRPr="00000000" w14:paraId="000001E2">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hist(draws, breaks = (</w:t>
      </w:r>
      <w:r w:rsidDel="00000000" w:rsidR="00000000" w:rsidRPr="00000000">
        <w:rPr>
          <w:rFonts w:ascii="Courier New" w:cs="Courier New" w:eastAsia="Courier New" w:hAnsi="Courier New"/>
          <w:b w:val="0"/>
          <w:i w:val="0"/>
          <w:smallCaps w:val="0"/>
          <w:strike w:val="0"/>
          <w:color w:val="009999"/>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:(max(draws)+</w:t>
      </w:r>
      <w:r w:rsidDel="00000000" w:rsidR="00000000" w:rsidRPr="00000000">
        <w:rPr>
          <w:rFonts w:ascii="Courier New" w:cs="Courier New" w:eastAsia="Courier New" w:hAnsi="Courier New"/>
          <w:b w:val="0"/>
          <w:i w:val="0"/>
          <w:smallCaps w:val="0"/>
          <w:strike w:val="0"/>
          <w:color w:val="009999"/>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009999"/>
          <w:sz w:val="20"/>
          <w:szCs w:val="20"/>
          <w:u w:val="none"/>
          <w:shd w:fill="auto" w:val="clear"/>
          <w:vertAlign w:val="baseline"/>
          <w:rtl w:val="0"/>
        </w:rPr>
        <w:t xml:space="preserve">0.5</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probability = </w:t>
      </w:r>
      <w:r w:rsidDel="00000000" w:rsidR="00000000" w:rsidRPr="00000000">
        <w:rPr>
          <w:rFonts w:ascii="Courier New" w:cs="Courier New" w:eastAsia="Courier New" w:hAnsi="Courier New"/>
          <w:b w:val="0"/>
          <w:i w:val="0"/>
          <w:smallCaps w:val="0"/>
          <w:strike w:val="0"/>
          <w:color w:val="990073"/>
          <w:sz w:val="20"/>
          <w:szCs w:val="20"/>
          <w:u w:val="none"/>
          <w:shd w:fill="auto" w:val="clear"/>
          <w:vertAlign w:val="baseline"/>
          <w:rtl w:val="0"/>
        </w:rPr>
        <w:t xml:space="preserve">TRUE</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main = </w:t>
      </w:r>
      <w:r w:rsidDel="00000000" w:rsidR="00000000" w:rsidRPr="00000000">
        <w:rPr>
          <w:rFonts w:ascii="Courier New" w:cs="Courier New" w:eastAsia="Courier New" w:hAnsi="Courier New"/>
          <w:b w:val="0"/>
          <w:i w:val="0"/>
          <w:smallCaps w:val="0"/>
          <w:strike w:val="0"/>
          <w:color w:val="dd1144"/>
          <w:sz w:val="20"/>
          <w:szCs w:val="20"/>
          <w:u w:val="none"/>
          <w:shd w:fill="auto" w:val="clear"/>
          <w:vertAlign w:val="baseline"/>
          <w:rtl w:val="0"/>
        </w:rPr>
        <w:t xml:space="preserve">"Random draws from Po(2)"</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1E4">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points(x, dpois(x, lambda = rate), col=</w:t>
      </w:r>
      <w:r w:rsidDel="00000000" w:rsidR="00000000" w:rsidRPr="00000000">
        <w:rPr>
          <w:rFonts w:ascii="Courier New" w:cs="Courier New" w:eastAsia="Courier New" w:hAnsi="Courier New"/>
          <w:b w:val="0"/>
          <w:i w:val="0"/>
          <w:smallCaps w:val="0"/>
          <w:strike w:val="0"/>
          <w:color w:val="dd1144"/>
          <w:sz w:val="20"/>
          <w:szCs w:val="20"/>
          <w:u w:val="none"/>
          <w:shd w:fill="auto" w:val="clear"/>
          <w:vertAlign w:val="baseline"/>
          <w:rtl w:val="0"/>
        </w:rPr>
        <w:t xml:space="preserve">"red"</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p>
    <w:tbl>
      <w:tblPr>
        <w:tblStyle w:val="Table7"/>
        <w:tblW w:w="11550.0" w:type="dxa"/>
        <w:jc w:val="left"/>
        <w:tblLayout w:type="fixed"/>
        <w:tblLook w:val="0400"/>
      </w:tblPr>
      <w:tblGrid>
        <w:gridCol w:w="2255"/>
        <w:gridCol w:w="4375"/>
        <w:gridCol w:w="4920"/>
        <w:tblGridChange w:id="0">
          <w:tblGrid>
            <w:gridCol w:w="2255"/>
            <w:gridCol w:w="4375"/>
            <w:gridCol w:w="4920"/>
          </w:tblGrid>
        </w:tblGridChange>
      </w:tblGrid>
      <w:tr>
        <w:trPr>
          <w:cantSplit w:val="0"/>
          <w:tblHeader w:val="1"/>
        </w:trPr>
        <w:tc>
          <w:tcPr>
            <w:tcBorders>
              <w:top w:color="dddddd" w:space="0" w:sz="6" w:val="single"/>
              <w:left w:color="000000" w:space="0" w:sz="0" w:val="nil"/>
              <w:bottom w:color="dddddd" w:space="0" w:sz="6" w:val="single"/>
              <w:right w:color="000000" w:space="0" w:sz="0" w:val="nil"/>
            </w:tcBorders>
            <w:shd w:fill="ffffff" w:val="clear"/>
            <w:tcMar>
              <w:top w:w="90.0" w:type="dxa"/>
              <w:left w:w="195.0" w:type="dxa"/>
              <w:bottom w:w="90.0" w:type="dxa"/>
              <w:right w:w="195.0" w:type="dxa"/>
            </w:tcMar>
            <w:vAlign w:val="center"/>
          </w:tcPr>
          <w:p w:rsidR="00000000" w:rsidDel="00000000" w:rsidP="00000000" w:rsidRDefault="00000000" w:rsidRPr="00000000" w14:paraId="000001E5">
            <w:pPr>
              <w:spacing w:after="204" w:line="240" w:lineRule="auto"/>
              <w:rPr>
                <w:rFonts w:ascii="Helvetica Neue" w:cs="Helvetica Neue" w:eastAsia="Helvetica Neue" w:hAnsi="Helvetica Neue"/>
                <w:b w:val="1"/>
                <w:color w:val="333333"/>
                <w:sz w:val="24"/>
                <w:szCs w:val="24"/>
              </w:rPr>
            </w:pPr>
            <w:r w:rsidDel="00000000" w:rsidR="00000000" w:rsidRPr="00000000">
              <w:rPr>
                <w:rFonts w:ascii="Helvetica Neue" w:cs="Helvetica Neue" w:eastAsia="Helvetica Neue" w:hAnsi="Helvetica Neue"/>
                <w:b w:val="1"/>
                <w:color w:val="333333"/>
                <w:sz w:val="24"/>
                <w:szCs w:val="24"/>
                <w:rtl w:val="0"/>
              </w:rPr>
              <w:t xml:space="preserve">Distribution</w:t>
            </w:r>
          </w:p>
        </w:tc>
        <w:tc>
          <w:tcPr>
            <w:tcBorders>
              <w:top w:color="dddddd" w:space="0" w:sz="6" w:val="single"/>
              <w:left w:color="000000" w:space="0" w:sz="0" w:val="nil"/>
              <w:bottom w:color="dddddd" w:space="0" w:sz="6" w:val="single"/>
              <w:right w:color="000000" w:space="0" w:sz="0" w:val="nil"/>
            </w:tcBorders>
            <w:shd w:fill="ffffff" w:val="clear"/>
            <w:tcMar>
              <w:top w:w="90.0" w:type="dxa"/>
              <w:left w:w="195.0" w:type="dxa"/>
              <w:bottom w:w="90.0" w:type="dxa"/>
              <w:right w:w="195.0" w:type="dxa"/>
            </w:tcMar>
            <w:vAlign w:val="center"/>
          </w:tcPr>
          <w:p w:rsidR="00000000" w:rsidDel="00000000" w:rsidP="00000000" w:rsidRDefault="00000000" w:rsidRPr="00000000" w14:paraId="000001E6">
            <w:pPr>
              <w:spacing w:after="204" w:line="240" w:lineRule="auto"/>
              <w:rPr>
                <w:rFonts w:ascii="Helvetica Neue" w:cs="Helvetica Neue" w:eastAsia="Helvetica Neue" w:hAnsi="Helvetica Neue"/>
                <w:b w:val="1"/>
                <w:color w:val="333333"/>
                <w:sz w:val="24"/>
                <w:szCs w:val="24"/>
              </w:rPr>
            </w:pPr>
            <w:r w:rsidDel="00000000" w:rsidR="00000000" w:rsidRPr="00000000">
              <w:rPr>
                <w:rFonts w:ascii="Helvetica Neue" w:cs="Helvetica Neue" w:eastAsia="Helvetica Neue" w:hAnsi="Helvetica Neue"/>
                <w:b w:val="1"/>
                <w:color w:val="333333"/>
                <w:sz w:val="24"/>
                <w:szCs w:val="24"/>
                <w:rtl w:val="0"/>
              </w:rPr>
              <w:t xml:space="preserve">Density function: </w:t>
            </w:r>
            <w:r w:rsidDel="00000000" w:rsidR="00000000" w:rsidRPr="00000000">
              <w:rPr>
                <w:rFonts w:ascii="Helvetica Neue" w:cs="Helvetica Neue" w:eastAsia="Helvetica Neue" w:hAnsi="Helvetica Neue"/>
                <w:b w:val="1"/>
                <w:i w:val="1"/>
                <w:color w:val="333333"/>
                <w:sz w:val="24"/>
                <w:szCs w:val="24"/>
                <w:rtl w:val="0"/>
              </w:rPr>
              <w:t xml:space="preserve">P</w:t>
            </w:r>
            <w:r w:rsidDel="00000000" w:rsidR="00000000" w:rsidRPr="00000000">
              <w:rPr>
                <w:rFonts w:ascii="Helvetica Neue" w:cs="Helvetica Neue" w:eastAsia="Helvetica Neue" w:hAnsi="Helvetica Neue"/>
                <w:b w:val="1"/>
                <w:color w:val="333333"/>
                <w:sz w:val="24"/>
                <w:szCs w:val="24"/>
                <w:rtl w:val="0"/>
              </w:rPr>
              <w:t xml:space="preserve">(</w:t>
            </w:r>
            <w:r w:rsidDel="00000000" w:rsidR="00000000" w:rsidRPr="00000000">
              <w:rPr>
                <w:rFonts w:ascii="Helvetica Neue" w:cs="Helvetica Neue" w:eastAsia="Helvetica Neue" w:hAnsi="Helvetica Neue"/>
                <w:b w:val="1"/>
                <w:i w:val="1"/>
                <w:color w:val="333333"/>
                <w:sz w:val="24"/>
                <w:szCs w:val="24"/>
                <w:rtl w:val="0"/>
              </w:rPr>
              <w:t xml:space="preserve">X</w:t>
            </w:r>
            <w:r w:rsidDel="00000000" w:rsidR="00000000" w:rsidRPr="00000000">
              <w:rPr>
                <w:rFonts w:ascii="Helvetica Neue" w:cs="Helvetica Neue" w:eastAsia="Helvetica Neue" w:hAnsi="Helvetica Neue"/>
                <w:b w:val="1"/>
                <w:color w:val="333333"/>
                <w:sz w:val="24"/>
                <w:szCs w:val="24"/>
                <w:rtl w:val="0"/>
              </w:rPr>
              <w:t xml:space="preserve"> = </w:t>
            </w:r>
            <w:r w:rsidDel="00000000" w:rsidR="00000000" w:rsidRPr="00000000">
              <w:rPr>
                <w:rFonts w:ascii="Helvetica Neue" w:cs="Helvetica Neue" w:eastAsia="Helvetica Neue" w:hAnsi="Helvetica Neue"/>
                <w:b w:val="1"/>
                <w:i w:val="1"/>
                <w:color w:val="333333"/>
                <w:sz w:val="24"/>
                <w:szCs w:val="24"/>
                <w:rtl w:val="0"/>
              </w:rPr>
              <w:t xml:space="preserve">x</w:t>
            </w:r>
            <w:r w:rsidDel="00000000" w:rsidR="00000000" w:rsidRPr="00000000">
              <w:rPr>
                <w:rFonts w:ascii="Helvetica Neue" w:cs="Helvetica Neue" w:eastAsia="Helvetica Neue" w:hAnsi="Helvetica Neue"/>
                <w:b w:val="1"/>
                <w:color w:val="333333"/>
                <w:sz w:val="24"/>
                <w:szCs w:val="24"/>
                <w:rtl w:val="0"/>
              </w:rPr>
              <w:t xml:space="preserve">)</w:t>
            </w:r>
          </w:p>
        </w:tc>
        <w:tc>
          <w:tcPr>
            <w:tcBorders>
              <w:top w:color="dddddd" w:space="0" w:sz="6" w:val="single"/>
              <w:left w:color="000000" w:space="0" w:sz="0" w:val="nil"/>
              <w:bottom w:color="dddddd" w:space="0" w:sz="6" w:val="single"/>
              <w:right w:color="000000" w:space="0" w:sz="0" w:val="nil"/>
            </w:tcBorders>
            <w:shd w:fill="ffffff" w:val="clear"/>
            <w:tcMar>
              <w:top w:w="90.0" w:type="dxa"/>
              <w:left w:w="195.0" w:type="dxa"/>
              <w:bottom w:w="90.0" w:type="dxa"/>
              <w:right w:w="195.0" w:type="dxa"/>
            </w:tcMar>
            <w:vAlign w:val="center"/>
          </w:tcPr>
          <w:p w:rsidR="00000000" w:rsidDel="00000000" w:rsidP="00000000" w:rsidRDefault="00000000" w:rsidRPr="00000000" w14:paraId="000001E7">
            <w:pPr>
              <w:spacing w:after="204" w:line="240" w:lineRule="auto"/>
              <w:rPr>
                <w:rFonts w:ascii="Helvetica Neue" w:cs="Helvetica Neue" w:eastAsia="Helvetica Neue" w:hAnsi="Helvetica Neue"/>
                <w:b w:val="1"/>
                <w:color w:val="333333"/>
                <w:sz w:val="24"/>
                <w:szCs w:val="24"/>
              </w:rPr>
            </w:pPr>
            <w:r w:rsidDel="00000000" w:rsidR="00000000" w:rsidRPr="00000000">
              <w:rPr>
                <w:rFonts w:ascii="Helvetica Neue" w:cs="Helvetica Neue" w:eastAsia="Helvetica Neue" w:hAnsi="Helvetica Neue"/>
                <w:b w:val="1"/>
                <w:color w:val="333333"/>
                <w:sz w:val="24"/>
                <w:szCs w:val="24"/>
                <w:rtl w:val="0"/>
              </w:rPr>
              <w:t xml:space="preserve">Distribution function: </w:t>
            </w:r>
            <w:r w:rsidDel="00000000" w:rsidR="00000000" w:rsidRPr="00000000">
              <w:rPr>
                <w:rFonts w:ascii="Helvetica Neue" w:cs="Helvetica Neue" w:eastAsia="Helvetica Neue" w:hAnsi="Helvetica Neue"/>
                <w:b w:val="1"/>
                <w:i w:val="1"/>
                <w:color w:val="333333"/>
                <w:sz w:val="24"/>
                <w:szCs w:val="24"/>
                <w:rtl w:val="0"/>
              </w:rPr>
              <w:t xml:space="preserve">P</w:t>
            </w:r>
            <w:r w:rsidDel="00000000" w:rsidR="00000000" w:rsidRPr="00000000">
              <w:rPr>
                <w:rFonts w:ascii="Helvetica Neue" w:cs="Helvetica Neue" w:eastAsia="Helvetica Neue" w:hAnsi="Helvetica Neue"/>
                <w:b w:val="1"/>
                <w:color w:val="333333"/>
                <w:sz w:val="24"/>
                <w:szCs w:val="24"/>
                <w:rtl w:val="0"/>
              </w:rPr>
              <w:t xml:space="preserve">(</w:t>
            </w:r>
            <w:r w:rsidDel="00000000" w:rsidR="00000000" w:rsidRPr="00000000">
              <w:rPr>
                <w:rFonts w:ascii="Helvetica Neue" w:cs="Helvetica Neue" w:eastAsia="Helvetica Neue" w:hAnsi="Helvetica Neue"/>
                <w:b w:val="1"/>
                <w:i w:val="1"/>
                <w:color w:val="333333"/>
                <w:sz w:val="24"/>
                <w:szCs w:val="24"/>
                <w:rtl w:val="0"/>
              </w:rPr>
              <w:t xml:space="preserve">X</w:t>
            </w:r>
            <w:sdt>
              <w:sdtPr>
                <w:tag w:val="goog_rdk_5"/>
              </w:sdtPr>
              <w:sdtContent>
                <w:r w:rsidDel="00000000" w:rsidR="00000000" w:rsidRPr="00000000">
                  <w:rPr>
                    <w:rFonts w:ascii="Arial Unicode MS" w:cs="Arial Unicode MS" w:eastAsia="Arial Unicode MS" w:hAnsi="Arial Unicode MS"/>
                    <w:b w:val="1"/>
                    <w:color w:val="333333"/>
                    <w:sz w:val="24"/>
                    <w:szCs w:val="24"/>
                    <w:rtl w:val="0"/>
                  </w:rPr>
                  <w:t xml:space="preserve"> ≤ </w:t>
                </w:r>
              </w:sdtContent>
            </w:sdt>
            <w:r w:rsidDel="00000000" w:rsidR="00000000" w:rsidRPr="00000000">
              <w:rPr>
                <w:rFonts w:ascii="Helvetica Neue" w:cs="Helvetica Neue" w:eastAsia="Helvetica Neue" w:hAnsi="Helvetica Neue"/>
                <w:b w:val="1"/>
                <w:i w:val="1"/>
                <w:color w:val="333333"/>
                <w:sz w:val="24"/>
                <w:szCs w:val="24"/>
                <w:rtl w:val="0"/>
              </w:rPr>
              <w:t xml:space="preserve">x</w:t>
            </w:r>
            <w:r w:rsidDel="00000000" w:rsidR="00000000" w:rsidRPr="00000000">
              <w:rPr>
                <w:rFonts w:ascii="Helvetica Neue" w:cs="Helvetica Neue" w:eastAsia="Helvetica Neue" w:hAnsi="Helvetica Neue"/>
                <w:b w:val="1"/>
                <w:color w:val="333333"/>
                <w:sz w:val="24"/>
                <w:szCs w:val="24"/>
                <w:rtl w:val="0"/>
              </w:rPr>
              <w:t xml:space="preserve">)</w:t>
            </w:r>
          </w:p>
        </w:tc>
      </w:tr>
      <w:tr>
        <w:trPr>
          <w:cantSplit w:val="0"/>
          <w:tblHeader w:val="0"/>
        </w:trPr>
        <w:tc>
          <w:tcPr>
            <w:tcBorders>
              <w:top w:color="dddddd" w:space="0" w:sz="6" w:val="single"/>
              <w:left w:color="000000" w:space="0" w:sz="0" w:val="nil"/>
              <w:bottom w:color="dddddd" w:space="0" w:sz="6" w:val="single"/>
              <w:right w:color="000000" w:space="0" w:sz="0" w:val="nil"/>
            </w:tcBorders>
            <w:shd w:fill="ffffff" w:val="clear"/>
            <w:tcMar>
              <w:top w:w="90.0" w:type="dxa"/>
              <w:left w:w="195.0" w:type="dxa"/>
              <w:bottom w:w="90.0" w:type="dxa"/>
              <w:right w:w="195.0" w:type="dxa"/>
            </w:tcMar>
            <w:vAlign w:val="center"/>
          </w:tcPr>
          <w:p w:rsidR="00000000" w:rsidDel="00000000" w:rsidP="00000000" w:rsidRDefault="00000000" w:rsidRPr="00000000" w14:paraId="000001E8">
            <w:pPr>
              <w:spacing w:after="204" w:line="24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Binomial</w:t>
            </w:r>
          </w:p>
        </w:tc>
        <w:tc>
          <w:tcPr>
            <w:tcBorders>
              <w:top w:color="dddddd" w:space="0" w:sz="6" w:val="single"/>
              <w:left w:color="000000" w:space="0" w:sz="0" w:val="nil"/>
              <w:bottom w:color="dddddd" w:space="0" w:sz="6" w:val="single"/>
              <w:right w:color="000000" w:space="0" w:sz="0" w:val="nil"/>
            </w:tcBorders>
            <w:shd w:fill="ffffff" w:val="clear"/>
            <w:tcMar>
              <w:top w:w="90.0" w:type="dxa"/>
              <w:left w:w="195.0" w:type="dxa"/>
              <w:bottom w:w="90.0" w:type="dxa"/>
              <w:right w:w="195.0" w:type="dxa"/>
            </w:tcMar>
            <w:vAlign w:val="center"/>
          </w:tcPr>
          <w:p w:rsidR="00000000" w:rsidDel="00000000" w:rsidP="00000000" w:rsidRDefault="00000000" w:rsidRPr="00000000" w14:paraId="000001E9">
            <w:pPr>
              <w:spacing w:after="0" w:line="240" w:lineRule="auto"/>
              <w:rPr>
                <w:rFonts w:ascii="Helvetica Neue" w:cs="Helvetica Neue" w:eastAsia="Helvetica Neue" w:hAnsi="Helvetica Neue"/>
                <w:color w:val="333333"/>
                <w:sz w:val="24"/>
                <w:szCs w:val="24"/>
              </w:rPr>
            </w:pPr>
            <w:r w:rsidDel="00000000" w:rsidR="00000000" w:rsidRPr="00000000">
              <w:rPr>
                <w:rFonts w:ascii="Consolas" w:cs="Consolas" w:eastAsia="Consolas" w:hAnsi="Consolas"/>
                <w:color w:val="333333"/>
                <w:sz w:val="20"/>
                <w:szCs w:val="20"/>
                <w:shd w:fill="f7f7f7" w:val="clear"/>
                <w:rtl w:val="0"/>
              </w:rPr>
              <w:t xml:space="preserve">dbinom(*x*, *size*, *prob*)</w:t>
            </w:r>
            <w:r w:rsidDel="00000000" w:rsidR="00000000" w:rsidRPr="00000000">
              <w:rPr>
                <w:rtl w:val="0"/>
              </w:rPr>
            </w:r>
          </w:p>
        </w:tc>
        <w:tc>
          <w:tcPr>
            <w:tcBorders>
              <w:top w:color="dddddd" w:space="0" w:sz="6" w:val="single"/>
              <w:left w:color="000000" w:space="0" w:sz="0" w:val="nil"/>
              <w:bottom w:color="dddddd" w:space="0" w:sz="6" w:val="single"/>
              <w:right w:color="000000" w:space="0" w:sz="0" w:val="nil"/>
            </w:tcBorders>
            <w:shd w:fill="ffffff" w:val="clear"/>
            <w:tcMar>
              <w:top w:w="90.0" w:type="dxa"/>
              <w:left w:w="195.0" w:type="dxa"/>
              <w:bottom w:w="90.0" w:type="dxa"/>
              <w:right w:w="195.0" w:type="dxa"/>
            </w:tcMar>
            <w:vAlign w:val="center"/>
          </w:tcPr>
          <w:p w:rsidR="00000000" w:rsidDel="00000000" w:rsidP="00000000" w:rsidRDefault="00000000" w:rsidRPr="00000000" w14:paraId="000001EA">
            <w:pPr>
              <w:spacing w:after="0" w:line="240" w:lineRule="auto"/>
              <w:rPr>
                <w:rFonts w:ascii="Helvetica Neue" w:cs="Helvetica Neue" w:eastAsia="Helvetica Neue" w:hAnsi="Helvetica Neue"/>
                <w:color w:val="333333"/>
                <w:sz w:val="24"/>
                <w:szCs w:val="24"/>
              </w:rPr>
            </w:pPr>
            <w:r w:rsidDel="00000000" w:rsidR="00000000" w:rsidRPr="00000000">
              <w:rPr>
                <w:rFonts w:ascii="Consolas" w:cs="Consolas" w:eastAsia="Consolas" w:hAnsi="Consolas"/>
                <w:color w:val="333333"/>
                <w:sz w:val="20"/>
                <w:szCs w:val="20"/>
                <w:shd w:fill="f7f7f7" w:val="clear"/>
                <w:rtl w:val="0"/>
              </w:rPr>
              <w:t xml:space="preserve">pbinom(*x*, *size*, *prob*)</w:t>
            </w:r>
            <w:r w:rsidDel="00000000" w:rsidR="00000000" w:rsidRPr="00000000">
              <w:rPr>
                <w:rtl w:val="0"/>
              </w:rPr>
            </w:r>
          </w:p>
        </w:tc>
      </w:tr>
      <w:tr>
        <w:trPr>
          <w:cantSplit w:val="0"/>
          <w:tblHeader w:val="0"/>
        </w:trPr>
        <w:tc>
          <w:tcPr>
            <w:tcBorders>
              <w:top w:color="dddddd" w:space="0" w:sz="6" w:val="single"/>
              <w:left w:color="000000" w:space="0" w:sz="0" w:val="nil"/>
              <w:bottom w:color="dddddd" w:space="0" w:sz="12" w:val="single"/>
              <w:right w:color="000000" w:space="0" w:sz="0" w:val="nil"/>
            </w:tcBorders>
            <w:shd w:fill="ffffff" w:val="clear"/>
            <w:tcMar>
              <w:top w:w="90.0" w:type="dxa"/>
              <w:left w:w="195.0" w:type="dxa"/>
              <w:bottom w:w="90.0" w:type="dxa"/>
              <w:right w:w="195.0" w:type="dxa"/>
            </w:tcMar>
            <w:vAlign w:val="center"/>
          </w:tcPr>
          <w:p w:rsidR="00000000" w:rsidDel="00000000" w:rsidP="00000000" w:rsidRDefault="00000000" w:rsidRPr="00000000" w14:paraId="000001EB">
            <w:pPr>
              <w:spacing w:after="0" w:line="24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Poisson</w:t>
            </w:r>
          </w:p>
        </w:tc>
        <w:tc>
          <w:tcPr>
            <w:tcBorders>
              <w:top w:color="dddddd" w:space="0" w:sz="6" w:val="single"/>
              <w:left w:color="000000" w:space="0" w:sz="0" w:val="nil"/>
              <w:bottom w:color="dddddd" w:space="0" w:sz="12" w:val="single"/>
              <w:right w:color="000000" w:space="0" w:sz="0" w:val="nil"/>
            </w:tcBorders>
            <w:shd w:fill="ffffff" w:val="clear"/>
            <w:tcMar>
              <w:top w:w="90.0" w:type="dxa"/>
              <w:left w:w="195.0" w:type="dxa"/>
              <w:bottom w:w="90.0" w:type="dxa"/>
              <w:right w:w="195.0" w:type="dxa"/>
            </w:tcMar>
            <w:vAlign w:val="center"/>
          </w:tcPr>
          <w:p w:rsidR="00000000" w:rsidDel="00000000" w:rsidP="00000000" w:rsidRDefault="00000000" w:rsidRPr="00000000" w14:paraId="000001EC">
            <w:pPr>
              <w:spacing w:after="0" w:line="240" w:lineRule="auto"/>
              <w:rPr>
                <w:rFonts w:ascii="Helvetica Neue" w:cs="Helvetica Neue" w:eastAsia="Helvetica Neue" w:hAnsi="Helvetica Neue"/>
                <w:color w:val="333333"/>
                <w:sz w:val="24"/>
                <w:szCs w:val="24"/>
              </w:rPr>
            </w:pPr>
            <w:r w:rsidDel="00000000" w:rsidR="00000000" w:rsidRPr="00000000">
              <w:rPr>
                <w:rFonts w:ascii="Consolas" w:cs="Consolas" w:eastAsia="Consolas" w:hAnsi="Consolas"/>
                <w:color w:val="333333"/>
                <w:sz w:val="20"/>
                <w:szCs w:val="20"/>
                <w:shd w:fill="f7f7f7" w:val="clear"/>
                <w:rtl w:val="0"/>
              </w:rPr>
              <w:t xml:space="preserve">dpois(*x*, *lambda*)</w:t>
            </w:r>
            <w:r w:rsidDel="00000000" w:rsidR="00000000" w:rsidRPr="00000000">
              <w:rPr>
                <w:rtl w:val="0"/>
              </w:rPr>
            </w:r>
          </w:p>
        </w:tc>
        <w:tc>
          <w:tcPr>
            <w:tcBorders>
              <w:top w:color="dddddd" w:space="0" w:sz="6" w:val="single"/>
              <w:left w:color="000000" w:space="0" w:sz="0" w:val="nil"/>
              <w:bottom w:color="dddddd" w:space="0" w:sz="12" w:val="single"/>
              <w:right w:color="000000" w:space="0" w:sz="0" w:val="nil"/>
            </w:tcBorders>
            <w:shd w:fill="ffffff" w:val="clear"/>
            <w:tcMar>
              <w:top w:w="90.0" w:type="dxa"/>
              <w:left w:w="195.0" w:type="dxa"/>
              <w:bottom w:w="90.0" w:type="dxa"/>
              <w:right w:w="195.0" w:type="dxa"/>
            </w:tcMar>
            <w:vAlign w:val="center"/>
          </w:tcPr>
          <w:p w:rsidR="00000000" w:rsidDel="00000000" w:rsidP="00000000" w:rsidRDefault="00000000" w:rsidRPr="00000000" w14:paraId="000001ED">
            <w:pPr>
              <w:spacing w:after="0" w:line="240" w:lineRule="auto"/>
              <w:rPr>
                <w:rFonts w:ascii="Helvetica Neue" w:cs="Helvetica Neue" w:eastAsia="Helvetica Neue" w:hAnsi="Helvetica Neue"/>
                <w:color w:val="333333"/>
                <w:sz w:val="24"/>
                <w:szCs w:val="24"/>
              </w:rPr>
            </w:pPr>
            <w:r w:rsidDel="00000000" w:rsidR="00000000" w:rsidRPr="00000000">
              <w:rPr>
                <w:rFonts w:ascii="Consolas" w:cs="Consolas" w:eastAsia="Consolas" w:hAnsi="Consolas"/>
                <w:color w:val="333333"/>
                <w:sz w:val="20"/>
                <w:szCs w:val="20"/>
                <w:shd w:fill="f7f7f7" w:val="clear"/>
                <w:rtl w:val="0"/>
              </w:rPr>
              <w:t xml:space="preserve">ppois(*x*, *lambda*)</w:t>
            </w:r>
            <w:r w:rsidDel="00000000" w:rsidR="00000000" w:rsidRPr="00000000">
              <w:rPr>
                <w:rtl w:val="0"/>
              </w:rPr>
            </w:r>
          </w:p>
        </w:tc>
      </w:tr>
    </w:tbl>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33333"/>
          <w:sz w:val="21"/>
          <w:szCs w:val="21"/>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Continuous distributions</w:t>
      </w: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In contrast to discrete random variables, </w:t>
      </w:r>
      <w:hyperlink r:id="rId18">
        <w:r w:rsidDel="00000000" w:rsidR="00000000" w:rsidRPr="00000000">
          <w:rPr>
            <w:rFonts w:ascii="Times New Roman" w:cs="Times New Roman" w:eastAsia="Times New Roman" w:hAnsi="Times New Roman"/>
            <w:b w:val="0"/>
            <w:i w:val="0"/>
            <w:smallCaps w:val="0"/>
            <w:strike w:val="0"/>
            <w:color w:val="337ab7"/>
            <w:sz w:val="24"/>
            <w:szCs w:val="24"/>
            <w:u w:val="single"/>
            <w:shd w:fill="auto" w:val="clear"/>
            <w:vertAlign w:val="baseline"/>
            <w:rtl w:val="0"/>
          </w:rPr>
          <w:t xml:space="preserve">continuous random variables</w:t>
        </w:r>
      </w:hyperlink>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can take on an uncountably infinite number of values. The easiest way for this to happen is that the random variable can take on any value between two specified values (and infinity counts), i.e. an interval.</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Continuous random variables have a </w:t>
      </w:r>
      <w:hyperlink r:id="rId19">
        <w:r w:rsidDel="00000000" w:rsidR="00000000" w:rsidRPr="00000000">
          <w:rPr>
            <w:rFonts w:ascii="Times New Roman" w:cs="Times New Roman" w:eastAsia="Times New Roman" w:hAnsi="Times New Roman"/>
            <w:b w:val="0"/>
            <w:i w:val="0"/>
            <w:smallCaps w:val="0"/>
            <w:strike w:val="0"/>
            <w:color w:val="337ab7"/>
            <w:sz w:val="24"/>
            <w:szCs w:val="24"/>
            <w:u w:val="single"/>
            <w:shd w:fill="auto" w:val="clear"/>
            <w:vertAlign w:val="baseline"/>
            <w:rtl w:val="0"/>
          </w:rPr>
          <w:t xml:space="preserve">probability density function (pdf)</w:t>
        </w:r>
      </w:hyperlink>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instead of a pmf. When integrated from a to b, this pdf gives the probability the random variable will take on a value between a and b. Continuous random variables still have a cdf, quantile function, and random generator that all still have the same interpretation.</w:t>
      </w:r>
    </w:p>
    <w:tbl>
      <w:tblPr>
        <w:tblStyle w:val="Table8"/>
        <w:tblW w:w="11550.0" w:type="dxa"/>
        <w:jc w:val="left"/>
        <w:tblLayout w:type="fixed"/>
        <w:tblLook w:val="0400"/>
      </w:tblPr>
      <w:tblGrid>
        <w:gridCol w:w="3630"/>
        <w:gridCol w:w="7920"/>
        <w:tblGridChange w:id="0">
          <w:tblGrid>
            <w:gridCol w:w="3630"/>
            <w:gridCol w:w="7920"/>
          </w:tblGrid>
        </w:tblGridChange>
      </w:tblGrid>
      <w:tr>
        <w:trPr>
          <w:cantSplit w:val="0"/>
          <w:tblHeader w:val="1"/>
        </w:trPr>
        <w:tc>
          <w:tcPr>
            <w:tcBorders>
              <w:top w:color="dddddd" w:space="0" w:sz="6" w:val="single"/>
              <w:left w:color="000000" w:space="0" w:sz="0" w:val="nil"/>
              <w:bottom w:color="dddddd" w:space="0" w:sz="6" w:val="single"/>
              <w:right w:color="000000" w:space="0" w:sz="0" w:val="nil"/>
            </w:tcBorders>
            <w:shd w:fill="ffffff" w:val="clear"/>
            <w:tcMar>
              <w:top w:w="90.0" w:type="dxa"/>
              <w:left w:w="195.0" w:type="dxa"/>
              <w:bottom w:w="90.0" w:type="dxa"/>
              <w:right w:w="195.0" w:type="dxa"/>
            </w:tcMar>
            <w:vAlign w:val="center"/>
          </w:tcPr>
          <w:p w:rsidR="00000000" w:rsidDel="00000000" w:rsidP="00000000" w:rsidRDefault="00000000" w:rsidRPr="00000000" w14:paraId="000001F3">
            <w:pPr>
              <w:spacing w:after="204" w:line="240" w:lineRule="auto"/>
              <w:rPr>
                <w:rFonts w:ascii="Helvetica Neue" w:cs="Helvetica Neue" w:eastAsia="Helvetica Neue" w:hAnsi="Helvetica Neue"/>
                <w:b w:val="1"/>
                <w:color w:val="333333"/>
                <w:sz w:val="24"/>
                <w:szCs w:val="24"/>
              </w:rPr>
            </w:pPr>
            <w:r w:rsidDel="00000000" w:rsidR="00000000" w:rsidRPr="00000000">
              <w:rPr>
                <w:rFonts w:ascii="Helvetica Neue" w:cs="Helvetica Neue" w:eastAsia="Helvetica Neue" w:hAnsi="Helvetica Neue"/>
                <w:b w:val="1"/>
                <w:color w:val="333333"/>
                <w:sz w:val="24"/>
                <w:szCs w:val="24"/>
                <w:rtl w:val="0"/>
              </w:rPr>
              <w:t xml:space="preserve">Distribution</w:t>
            </w:r>
          </w:p>
        </w:tc>
        <w:tc>
          <w:tcPr>
            <w:tcBorders>
              <w:top w:color="dddddd" w:space="0" w:sz="6" w:val="single"/>
              <w:left w:color="000000" w:space="0" w:sz="0" w:val="nil"/>
              <w:bottom w:color="dddddd" w:space="0" w:sz="6" w:val="single"/>
              <w:right w:color="000000" w:space="0" w:sz="0" w:val="nil"/>
            </w:tcBorders>
            <w:shd w:fill="ffffff" w:val="clear"/>
            <w:tcMar>
              <w:top w:w="90.0" w:type="dxa"/>
              <w:left w:w="195.0" w:type="dxa"/>
              <w:bottom w:w="90.0" w:type="dxa"/>
              <w:right w:w="195.0" w:type="dxa"/>
            </w:tcMar>
            <w:vAlign w:val="center"/>
          </w:tcPr>
          <w:p w:rsidR="00000000" w:rsidDel="00000000" w:rsidP="00000000" w:rsidRDefault="00000000" w:rsidRPr="00000000" w14:paraId="000001F4">
            <w:pPr>
              <w:spacing w:after="204" w:line="240" w:lineRule="auto"/>
              <w:rPr>
                <w:rFonts w:ascii="Helvetica Neue" w:cs="Helvetica Neue" w:eastAsia="Helvetica Neue" w:hAnsi="Helvetica Neue"/>
                <w:b w:val="1"/>
                <w:color w:val="333333"/>
                <w:sz w:val="24"/>
                <w:szCs w:val="24"/>
              </w:rPr>
            </w:pPr>
            <w:r w:rsidDel="00000000" w:rsidR="00000000" w:rsidRPr="00000000">
              <w:rPr>
                <w:rFonts w:ascii="Helvetica Neue" w:cs="Helvetica Neue" w:eastAsia="Helvetica Neue" w:hAnsi="Helvetica Neue"/>
                <w:b w:val="1"/>
                <w:color w:val="333333"/>
                <w:sz w:val="24"/>
                <w:szCs w:val="24"/>
                <w:rtl w:val="0"/>
              </w:rPr>
              <w:t xml:space="preserve">Distribution function: </w:t>
            </w:r>
            <w:r w:rsidDel="00000000" w:rsidR="00000000" w:rsidRPr="00000000">
              <w:rPr>
                <w:rFonts w:ascii="Helvetica Neue" w:cs="Helvetica Neue" w:eastAsia="Helvetica Neue" w:hAnsi="Helvetica Neue"/>
                <w:b w:val="1"/>
                <w:i w:val="1"/>
                <w:color w:val="333333"/>
                <w:sz w:val="24"/>
                <w:szCs w:val="24"/>
                <w:rtl w:val="0"/>
              </w:rPr>
              <w:t xml:space="preserve">P</w:t>
            </w:r>
            <w:r w:rsidDel="00000000" w:rsidR="00000000" w:rsidRPr="00000000">
              <w:rPr>
                <w:rFonts w:ascii="Helvetica Neue" w:cs="Helvetica Neue" w:eastAsia="Helvetica Neue" w:hAnsi="Helvetica Neue"/>
                <w:b w:val="1"/>
                <w:color w:val="333333"/>
                <w:sz w:val="24"/>
                <w:szCs w:val="24"/>
                <w:rtl w:val="0"/>
              </w:rPr>
              <w:t xml:space="preserve">(</w:t>
            </w:r>
            <w:r w:rsidDel="00000000" w:rsidR="00000000" w:rsidRPr="00000000">
              <w:rPr>
                <w:rFonts w:ascii="Helvetica Neue" w:cs="Helvetica Neue" w:eastAsia="Helvetica Neue" w:hAnsi="Helvetica Neue"/>
                <w:b w:val="1"/>
                <w:i w:val="1"/>
                <w:color w:val="333333"/>
                <w:sz w:val="24"/>
                <w:szCs w:val="24"/>
                <w:rtl w:val="0"/>
              </w:rPr>
              <w:t xml:space="preserve">X</w:t>
            </w:r>
            <w:sdt>
              <w:sdtPr>
                <w:tag w:val="goog_rdk_6"/>
              </w:sdtPr>
              <w:sdtContent>
                <w:r w:rsidDel="00000000" w:rsidR="00000000" w:rsidRPr="00000000">
                  <w:rPr>
                    <w:rFonts w:ascii="Arial Unicode MS" w:cs="Arial Unicode MS" w:eastAsia="Arial Unicode MS" w:hAnsi="Arial Unicode MS"/>
                    <w:b w:val="1"/>
                    <w:color w:val="333333"/>
                    <w:sz w:val="24"/>
                    <w:szCs w:val="24"/>
                    <w:rtl w:val="0"/>
                  </w:rPr>
                  <w:t xml:space="preserve"> ≤ </w:t>
                </w:r>
              </w:sdtContent>
            </w:sdt>
            <w:r w:rsidDel="00000000" w:rsidR="00000000" w:rsidRPr="00000000">
              <w:rPr>
                <w:rFonts w:ascii="Helvetica Neue" w:cs="Helvetica Neue" w:eastAsia="Helvetica Neue" w:hAnsi="Helvetica Neue"/>
                <w:b w:val="1"/>
                <w:i w:val="1"/>
                <w:color w:val="333333"/>
                <w:sz w:val="24"/>
                <w:szCs w:val="24"/>
                <w:rtl w:val="0"/>
              </w:rPr>
              <w:t xml:space="preserve">x</w:t>
            </w:r>
            <w:r w:rsidDel="00000000" w:rsidR="00000000" w:rsidRPr="00000000">
              <w:rPr>
                <w:rFonts w:ascii="Helvetica Neue" w:cs="Helvetica Neue" w:eastAsia="Helvetica Neue" w:hAnsi="Helvetica Neue"/>
                <w:b w:val="1"/>
                <w:color w:val="333333"/>
                <w:sz w:val="24"/>
                <w:szCs w:val="24"/>
                <w:rtl w:val="0"/>
              </w:rPr>
              <w:t xml:space="preserve">)</w:t>
            </w:r>
          </w:p>
        </w:tc>
      </w:tr>
      <w:tr>
        <w:trPr>
          <w:cantSplit w:val="0"/>
          <w:tblHeader w:val="0"/>
        </w:trPr>
        <w:tc>
          <w:tcPr>
            <w:tcBorders>
              <w:top w:color="dddddd" w:space="0" w:sz="6" w:val="single"/>
              <w:left w:color="000000" w:space="0" w:sz="0" w:val="nil"/>
              <w:bottom w:color="dddddd" w:space="0" w:sz="6" w:val="single"/>
              <w:right w:color="000000" w:space="0" w:sz="0" w:val="nil"/>
            </w:tcBorders>
            <w:shd w:fill="ffffff" w:val="clear"/>
            <w:tcMar>
              <w:top w:w="90.0" w:type="dxa"/>
              <w:left w:w="195.0" w:type="dxa"/>
              <w:bottom w:w="90.0" w:type="dxa"/>
              <w:right w:w="195.0" w:type="dxa"/>
            </w:tcMar>
            <w:vAlign w:val="center"/>
          </w:tcPr>
          <w:p w:rsidR="00000000" w:rsidDel="00000000" w:rsidP="00000000" w:rsidRDefault="00000000" w:rsidRPr="00000000" w14:paraId="000001F5">
            <w:pPr>
              <w:spacing w:after="204" w:line="24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Normal</w:t>
            </w:r>
          </w:p>
        </w:tc>
        <w:tc>
          <w:tcPr>
            <w:tcBorders>
              <w:top w:color="dddddd" w:space="0" w:sz="6" w:val="single"/>
              <w:left w:color="000000" w:space="0" w:sz="0" w:val="nil"/>
              <w:bottom w:color="dddddd" w:space="0" w:sz="6" w:val="single"/>
              <w:right w:color="000000" w:space="0" w:sz="0" w:val="nil"/>
            </w:tcBorders>
            <w:shd w:fill="ffffff" w:val="clear"/>
            <w:tcMar>
              <w:top w:w="90.0" w:type="dxa"/>
              <w:left w:w="195.0" w:type="dxa"/>
              <w:bottom w:w="90.0" w:type="dxa"/>
              <w:right w:w="195.0" w:type="dxa"/>
            </w:tcMar>
            <w:vAlign w:val="center"/>
          </w:tcPr>
          <w:p w:rsidR="00000000" w:rsidDel="00000000" w:rsidP="00000000" w:rsidRDefault="00000000" w:rsidRPr="00000000" w14:paraId="000001F6">
            <w:pPr>
              <w:spacing w:after="0" w:line="240" w:lineRule="auto"/>
              <w:rPr>
                <w:rFonts w:ascii="Helvetica Neue" w:cs="Helvetica Neue" w:eastAsia="Helvetica Neue" w:hAnsi="Helvetica Neue"/>
                <w:color w:val="333333"/>
                <w:sz w:val="24"/>
                <w:szCs w:val="24"/>
              </w:rPr>
            </w:pPr>
            <w:r w:rsidDel="00000000" w:rsidR="00000000" w:rsidRPr="00000000">
              <w:rPr>
                <w:rFonts w:ascii="Consolas" w:cs="Consolas" w:eastAsia="Consolas" w:hAnsi="Consolas"/>
                <w:color w:val="333333"/>
                <w:sz w:val="20"/>
                <w:szCs w:val="20"/>
                <w:shd w:fill="f7f7f7" w:val="clear"/>
                <w:rtl w:val="0"/>
              </w:rPr>
              <w:t xml:space="preserve">pnorm(*x*, *mean*, *sd*)</w:t>
            </w:r>
            <w:r w:rsidDel="00000000" w:rsidR="00000000" w:rsidRPr="00000000">
              <w:rPr>
                <w:rtl w:val="0"/>
              </w:rPr>
            </w:r>
          </w:p>
        </w:tc>
      </w:tr>
      <w:tr>
        <w:trPr>
          <w:cantSplit w:val="0"/>
          <w:tblHeader w:val="0"/>
        </w:trPr>
        <w:tc>
          <w:tcPr>
            <w:tcBorders>
              <w:top w:color="dddddd" w:space="0" w:sz="6" w:val="single"/>
              <w:left w:color="000000" w:space="0" w:sz="0" w:val="nil"/>
              <w:bottom w:color="dddddd" w:space="0" w:sz="6" w:val="single"/>
              <w:right w:color="000000" w:space="0" w:sz="0" w:val="nil"/>
            </w:tcBorders>
            <w:shd w:fill="ffffff" w:val="clear"/>
            <w:tcMar>
              <w:top w:w="90.0" w:type="dxa"/>
              <w:left w:w="195.0" w:type="dxa"/>
              <w:bottom w:w="90.0" w:type="dxa"/>
              <w:right w:w="195.0" w:type="dxa"/>
            </w:tcMar>
            <w:vAlign w:val="center"/>
          </w:tcPr>
          <w:p w:rsidR="00000000" w:rsidDel="00000000" w:rsidP="00000000" w:rsidRDefault="00000000" w:rsidRPr="00000000" w14:paraId="000001F7">
            <w:pPr>
              <w:spacing w:after="0" w:line="240" w:lineRule="auto"/>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Exponential</w:t>
            </w:r>
          </w:p>
        </w:tc>
        <w:tc>
          <w:tcPr>
            <w:tcBorders>
              <w:top w:color="dddddd" w:space="0" w:sz="6" w:val="single"/>
              <w:left w:color="000000" w:space="0" w:sz="0" w:val="nil"/>
              <w:bottom w:color="dddddd" w:space="0" w:sz="6" w:val="single"/>
              <w:right w:color="000000" w:space="0" w:sz="0" w:val="nil"/>
            </w:tcBorders>
            <w:shd w:fill="ffffff" w:val="clear"/>
            <w:tcMar>
              <w:top w:w="90.0" w:type="dxa"/>
              <w:left w:w="195.0" w:type="dxa"/>
              <w:bottom w:w="90.0" w:type="dxa"/>
              <w:right w:w="195.0" w:type="dxa"/>
            </w:tcMar>
            <w:vAlign w:val="center"/>
          </w:tcPr>
          <w:p w:rsidR="00000000" w:rsidDel="00000000" w:rsidP="00000000" w:rsidRDefault="00000000" w:rsidRPr="00000000" w14:paraId="000001F8">
            <w:pPr>
              <w:spacing w:after="0" w:line="240" w:lineRule="auto"/>
              <w:rPr>
                <w:rFonts w:ascii="Helvetica Neue" w:cs="Helvetica Neue" w:eastAsia="Helvetica Neue" w:hAnsi="Helvetica Neue"/>
                <w:color w:val="333333"/>
                <w:sz w:val="24"/>
                <w:szCs w:val="24"/>
              </w:rPr>
            </w:pPr>
            <w:r w:rsidDel="00000000" w:rsidR="00000000" w:rsidRPr="00000000">
              <w:rPr>
                <w:rFonts w:ascii="Consolas" w:cs="Consolas" w:eastAsia="Consolas" w:hAnsi="Consolas"/>
                <w:color w:val="333333"/>
                <w:sz w:val="20"/>
                <w:szCs w:val="20"/>
                <w:shd w:fill="f7f7f7" w:val="clear"/>
                <w:rtl w:val="0"/>
              </w:rPr>
              <w:t xml:space="preserve">pexp(*x*, *rate*)</w:t>
            </w:r>
            <w:r w:rsidDel="00000000" w:rsidR="00000000" w:rsidRPr="00000000">
              <w:rPr>
                <w:rtl w:val="0"/>
              </w:rPr>
            </w:r>
          </w:p>
        </w:tc>
      </w:tr>
    </w:tbl>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Normal distribution</w:t>
      </w: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most important distribution for this course is the </w:t>
      </w:r>
      <w:hyperlink r:id="rId20">
        <w:r w:rsidDel="00000000" w:rsidR="00000000" w:rsidRPr="00000000">
          <w:rPr>
            <w:rFonts w:ascii="Times New Roman" w:cs="Times New Roman" w:eastAsia="Times New Roman" w:hAnsi="Times New Roman"/>
            <w:b w:val="0"/>
            <w:i w:val="0"/>
            <w:smallCaps w:val="0"/>
            <w:strike w:val="0"/>
            <w:color w:val="337ab7"/>
            <w:sz w:val="24"/>
            <w:szCs w:val="24"/>
            <w:u w:val="single"/>
            <w:shd w:fill="auto" w:val="clear"/>
            <w:vertAlign w:val="baseline"/>
            <w:rtl w:val="0"/>
          </w:rPr>
          <w:t xml:space="preserve">normal (Gaussian) distribution</w:t>
        </w:r>
      </w:hyperlink>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The normal distribution has two parameters: the mean (</w:t>
      </w:r>
      <w:r w:rsidDel="00000000" w:rsidR="00000000" w:rsidRPr="00000000">
        <w:rPr>
          <w:rFonts w:ascii="Times New Roman" w:cs="Times New Roman" w:eastAsia="Times New Roman" w:hAnsi="Times New Roman"/>
          <w:b w:val="0"/>
          <w:i w:val="1"/>
          <w:smallCaps w:val="0"/>
          <w:strike w:val="0"/>
          <w:color w:val="cc0000"/>
          <w:sz w:val="24"/>
          <w:szCs w:val="24"/>
          <w:u w:val="none"/>
          <w:shd w:fill="auto" w:val="clear"/>
          <w:vertAlign w:val="baseline"/>
          <w:rtl w:val="0"/>
        </w:rPr>
        <w:t xml:space="preserve">μ</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and the variance (</w:t>
      </w:r>
      <w:r w:rsidDel="00000000" w:rsidR="00000000" w:rsidRPr="00000000">
        <w:rPr>
          <w:rFonts w:ascii="Times New Roman" w:cs="Times New Roman" w:eastAsia="Times New Roman" w:hAnsi="Times New Roman"/>
          <w:b w:val="0"/>
          <w:i w:val="1"/>
          <w:smallCaps w:val="0"/>
          <w:strike w:val="0"/>
          <w:color w:val="cc0000"/>
          <w:sz w:val="24"/>
          <w:szCs w:val="24"/>
          <w:u w:val="none"/>
          <w:shd w:fill="auto" w:val="clear"/>
          <w:vertAlign w:val="baseline"/>
          <w:rtl w:val="0"/>
        </w:rPr>
        <w:t xml:space="preserve">σ</w:t>
      </w:r>
      <w:r w:rsidDel="00000000" w:rsidR="00000000" w:rsidRPr="00000000">
        <w:rPr>
          <w:rFonts w:ascii="Times New Roman" w:cs="Times New Roman" w:eastAsia="Times New Roman" w:hAnsi="Times New Roman"/>
          <w:b w:val="0"/>
          <w:i w:val="1"/>
          <w:smallCaps w:val="0"/>
          <w:strike w:val="0"/>
          <w:color w:val="cc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and we write </w:t>
      </w:r>
      <w:r w:rsidDel="00000000" w:rsidR="00000000" w:rsidRPr="00000000">
        <w:rPr>
          <w:rFonts w:ascii="Times New Roman" w:cs="Times New Roman" w:eastAsia="Times New Roman" w:hAnsi="Times New Roman"/>
          <w:b w:val="0"/>
          <w:i w:val="1"/>
          <w:smallCaps w:val="0"/>
          <w:strike w:val="0"/>
          <w:color w:val="cc0000"/>
          <w:sz w:val="24"/>
          <w:szCs w:val="24"/>
          <w:u w:val="none"/>
          <w:shd w:fill="auto" w:val="clear"/>
          <w:vertAlign w:val="baseline"/>
          <w:rtl w:val="0"/>
        </w:rPr>
        <w:t xml:space="preserve">X</w:t>
      </w:r>
      <w:r w:rsidDel="00000000" w:rsidR="00000000" w:rsidRPr="00000000">
        <w:rPr>
          <w:rFonts w:ascii="Cambria Math" w:cs="Cambria Math" w:eastAsia="Cambria Math" w:hAnsi="Cambria Math"/>
          <w:b w:val="0"/>
          <w:i w:val="1"/>
          <w:smallCaps w:val="0"/>
          <w:strike w:val="0"/>
          <w:color w:val="cc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cc0000"/>
          <w:sz w:val="24"/>
          <w:szCs w:val="24"/>
          <w:u w:val="none"/>
          <w:shd w:fill="auto" w:val="clear"/>
          <w:vertAlign w:val="baseline"/>
          <w:rtl w:val="0"/>
        </w:rPr>
        <w:t xml:space="preserve">N(μ,σ</w:t>
      </w:r>
      <w:r w:rsidDel="00000000" w:rsidR="00000000" w:rsidRPr="00000000">
        <w:rPr>
          <w:rFonts w:ascii="Times New Roman" w:cs="Times New Roman" w:eastAsia="Times New Roman" w:hAnsi="Times New Roman"/>
          <w:b w:val="0"/>
          <w:i w:val="1"/>
          <w:smallCaps w:val="0"/>
          <w:strike w:val="0"/>
          <w:color w:val="cc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cc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The probability density function for the normal distribution is the well-known bell-shaped curve.</w:t>
      </w:r>
    </w:p>
    <w:p w:rsidR="00000000" w:rsidDel="00000000" w:rsidP="00000000" w:rsidRDefault="00000000" w:rsidRPr="00000000" w14:paraId="000001FC">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mu    &lt;- </w:t>
      </w:r>
      <w:r w:rsidDel="00000000" w:rsidR="00000000" w:rsidRPr="00000000">
        <w:rPr>
          <w:rFonts w:ascii="Times New Roman" w:cs="Times New Roman" w:eastAsia="Times New Roman" w:hAnsi="Times New Roman"/>
          <w:b w:val="0"/>
          <w:i w:val="0"/>
          <w:smallCaps w:val="0"/>
          <w:strike w:val="0"/>
          <w:color w:val="009999"/>
          <w:sz w:val="24"/>
          <w:szCs w:val="24"/>
          <w:u w:val="none"/>
          <w:shd w:fill="auto" w:val="clear"/>
          <w:vertAlign w:val="baseline"/>
          <w:rtl w:val="0"/>
        </w:rPr>
        <w:t xml:space="preserve">0</w:t>
      </w: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sigma &lt;- </w:t>
      </w:r>
      <w:r w:rsidDel="00000000" w:rsidR="00000000" w:rsidRPr="00000000">
        <w:rPr>
          <w:rFonts w:ascii="Times New Roman" w:cs="Times New Roman" w:eastAsia="Times New Roman" w:hAnsi="Times New Roman"/>
          <w:b w:val="0"/>
          <w:i w:val="0"/>
          <w:smallCaps w:val="0"/>
          <w:strike w:val="0"/>
          <w:color w:val="009999"/>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999988"/>
          <w:sz w:val="24"/>
          <w:szCs w:val="24"/>
          <w:u w:val="none"/>
          <w:shd w:fill="auto" w:val="clear"/>
          <w:vertAlign w:val="baseline"/>
          <w:rtl w:val="0"/>
        </w:rPr>
        <w:t xml:space="preserve"># standard deviation</w:t>
      </w: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curve(dnorm(x, mean = mu, sd = sigma), </w:t>
      </w:r>
      <w:r w:rsidDel="00000000" w:rsidR="00000000" w:rsidRPr="00000000">
        <w:rPr>
          <w:rFonts w:ascii="Times New Roman" w:cs="Times New Roman" w:eastAsia="Times New Roman" w:hAnsi="Times New Roman"/>
          <w:b w:val="0"/>
          <w:i w:val="1"/>
          <w:smallCaps w:val="0"/>
          <w:strike w:val="0"/>
          <w:color w:val="999988"/>
          <w:sz w:val="24"/>
          <w:szCs w:val="24"/>
          <w:u w:val="none"/>
          <w:shd w:fill="auto" w:val="clear"/>
          <w:vertAlign w:val="baseline"/>
          <w:rtl w:val="0"/>
        </w:rPr>
        <w:t xml:space="preserve"># notice the 3rd argument is the sd</w:t>
      </w: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from = -</w:t>
      </w:r>
      <w:r w:rsidDel="00000000" w:rsidR="00000000" w:rsidRPr="00000000">
        <w:rPr>
          <w:rFonts w:ascii="Times New Roman" w:cs="Times New Roman" w:eastAsia="Times New Roman" w:hAnsi="Times New Roman"/>
          <w:b w:val="0"/>
          <w:i w:val="0"/>
          <w:smallCaps w:val="0"/>
          <w:strike w:val="0"/>
          <w:color w:val="009999"/>
          <w:sz w:val="24"/>
          <w:szCs w:val="24"/>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to = </w:t>
      </w:r>
      <w:r w:rsidDel="00000000" w:rsidR="00000000" w:rsidRPr="00000000">
        <w:rPr>
          <w:rFonts w:ascii="Times New Roman" w:cs="Times New Roman" w:eastAsia="Times New Roman" w:hAnsi="Times New Roman"/>
          <w:b w:val="0"/>
          <w:i w:val="0"/>
          <w:smallCaps w:val="0"/>
          <w:strike w:val="0"/>
          <w:color w:val="009999"/>
          <w:sz w:val="24"/>
          <w:szCs w:val="24"/>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201">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main = </w:t>
      </w:r>
      <w:r w:rsidDel="00000000" w:rsidR="00000000" w:rsidRPr="00000000">
        <w:rPr>
          <w:rFonts w:ascii="Times New Roman" w:cs="Times New Roman" w:eastAsia="Times New Roman" w:hAnsi="Times New Roman"/>
          <w:b w:val="0"/>
          <w:i w:val="0"/>
          <w:smallCaps w:val="0"/>
          <w:strike w:val="0"/>
          <w:color w:val="dd1144"/>
          <w:sz w:val="24"/>
          <w:szCs w:val="24"/>
          <w:u w:val="none"/>
          <w:shd w:fill="auto" w:val="clear"/>
          <w:vertAlign w:val="baseline"/>
          <w:rtl w:val="0"/>
        </w:rPr>
        <w:t xml:space="preserve">"PDF for a standard normal"</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 quantile function will be used later in the semester to help construct confidence/credible intervals.</w:t>
      </w:r>
    </w:p>
    <w:p w:rsidR="00000000" w:rsidDel="00000000" w:rsidP="00000000" w:rsidRDefault="00000000" w:rsidRPr="00000000" w14:paraId="00000204">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curve(qnorm(x, mean = mu, sd = sigma),</w:t>
      </w:r>
    </w:p>
    <w:p w:rsidR="00000000" w:rsidDel="00000000" w:rsidP="00000000" w:rsidRDefault="00000000" w:rsidRPr="00000000" w14:paraId="00000205">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from = </w:t>
      </w:r>
      <w:r w:rsidDel="00000000" w:rsidR="00000000" w:rsidRPr="00000000">
        <w:rPr>
          <w:rFonts w:ascii="Courier New" w:cs="Courier New" w:eastAsia="Courier New" w:hAnsi="Courier New"/>
          <w:b w:val="0"/>
          <w:i w:val="0"/>
          <w:smallCaps w:val="0"/>
          <w:strike w:val="0"/>
          <w:color w:val="009999"/>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to = </w:t>
      </w:r>
      <w:r w:rsidDel="00000000" w:rsidR="00000000" w:rsidRPr="00000000">
        <w:rPr>
          <w:rFonts w:ascii="Courier New" w:cs="Courier New" w:eastAsia="Courier New" w:hAnsi="Courier New"/>
          <w:b w:val="0"/>
          <w:i w:val="0"/>
          <w:smallCaps w:val="0"/>
          <w:strike w:val="0"/>
          <w:color w:val="009999"/>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w:t>
      </w:r>
    </w:p>
    <w:p w:rsidR="00000000" w:rsidDel="00000000" w:rsidP="00000000" w:rsidRDefault="00000000" w:rsidRPr="00000000" w14:paraId="00000206">
      <w:pPr>
        <w:keepNext w:val="0"/>
        <w:keepLines w:val="0"/>
        <w:pageBreakBefore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Courier New" w:cs="Courier New" w:eastAsia="Courier New" w:hAnsi="Courier New"/>
          <w:b w:val="0"/>
          <w:i w:val="0"/>
          <w:smallCaps w:val="0"/>
          <w:strike w:val="0"/>
          <w:color w:val="333333"/>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main = </w:t>
      </w:r>
      <w:r w:rsidDel="00000000" w:rsidR="00000000" w:rsidRPr="00000000">
        <w:rPr>
          <w:rFonts w:ascii="Courier New" w:cs="Courier New" w:eastAsia="Courier New" w:hAnsi="Courier New"/>
          <w:b w:val="0"/>
          <w:i w:val="0"/>
          <w:smallCaps w:val="0"/>
          <w:strike w:val="0"/>
          <w:color w:val="dd1144"/>
          <w:sz w:val="20"/>
          <w:szCs w:val="20"/>
          <w:u w:val="none"/>
          <w:shd w:fill="auto" w:val="clear"/>
          <w:vertAlign w:val="baseline"/>
          <w:rtl w:val="0"/>
        </w:rPr>
        <w:t xml:space="preserve">"Quantile function for a standard normal"</w:t>
      </w: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Likewise, we can use </w:t>
      </w:r>
      <w:r w:rsidDel="00000000" w:rsidR="00000000" w:rsidRPr="00000000">
        <w:rPr>
          <w:rFonts w:ascii="Times New Roman" w:cs="Times New Roman" w:eastAsia="Times New Roman" w:hAnsi="Times New Roman"/>
          <w:b w:val="0"/>
          <w:i w:val="0"/>
          <w:smallCaps w:val="0"/>
          <w:strike w:val="0"/>
          <w:color w:val="333333"/>
          <w:sz w:val="24"/>
          <w:szCs w:val="24"/>
          <w:u w:val="none"/>
          <w:shd w:fill="f7f7f7" w:val="clear"/>
          <w:vertAlign w:val="baseline"/>
          <w:rtl w:val="0"/>
        </w:rPr>
        <w:t xml:space="preserve">pexp</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to calculate the probability that an exponential variable with a mean of 40 could be less than 20:</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20"/>
          <w:sz w:val="24"/>
          <w:szCs w:val="24"/>
          <w:u w:val="none"/>
          <w:shd w:fill="auto" w:val="clear"/>
          <w:vertAlign w:val="baseline"/>
          <w:rtl w:val="0"/>
        </w:rPr>
        <w:t xml:space="preserve">pexp</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40a070"/>
          <w:sz w:val="24"/>
          <w:szCs w:val="24"/>
          <w:u w:val="none"/>
          <w:shd w:fill="auto" w:val="clear"/>
          <w:vertAlign w:val="baseline"/>
          <w:rtl w:val="0"/>
        </w:rPr>
        <w:t xml:space="preserve">20</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902000"/>
          <w:sz w:val="24"/>
          <w:szCs w:val="24"/>
          <w:u w:val="none"/>
          <w:shd w:fill="auto" w:val="clear"/>
          <w:vertAlign w:val="baseline"/>
          <w:rtl w:val="0"/>
        </w:rPr>
        <w:t xml:space="preserve">rate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0a070"/>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666666"/>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4070a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40a070"/>
          <w:sz w:val="24"/>
          <w:szCs w:val="24"/>
          <w:u w:val="none"/>
          <w:shd w:fill="auto" w:val="clear"/>
          <w:vertAlign w:val="baseline"/>
          <w:rtl w:val="0"/>
        </w:rPr>
        <w:t xml:space="preserve">40</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60a0b0"/>
          <w:sz w:val="24"/>
          <w:szCs w:val="24"/>
          <w:u w:val="none"/>
          <w:shd w:fill="auto" w:val="clear"/>
          <w:vertAlign w:val="baseline"/>
          <w:rtl w:val="0"/>
        </w:rPr>
        <w:t xml:space="preserve">#&gt; [1] 0.393</w:t>
      </w:r>
      <w:r w:rsidDel="00000000" w:rsidR="00000000" w:rsidRPr="00000000">
        <w:rPr>
          <w:rtl w:val="0"/>
        </w:rPr>
      </w:r>
    </w:p>
    <w:p w:rsidR="00000000" w:rsidDel="00000000" w:rsidP="00000000" w:rsidRDefault="00000000" w:rsidRPr="00000000" w14:paraId="0000020B">
      <w:pPr>
        <w:shd w:fill="ffffff" w:val="clear"/>
        <w:spacing w:before="280" w:lin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28"/>
          <w:szCs w:val="28"/>
          <w:rtl w:val="0"/>
        </w:rPr>
        <w:t xml:space="preserve">Applications of Descriptive Statistics:</w:t>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Consolas"/>
  <w:font w:name="Verdana"/>
  <w:font w:name="Arial Unicode MS"/>
  <w:font w:name="var(--bs-font-monospace)"/>
  <w:font w:name="Heebo">
    <w:embedRegular w:fontKey="{00000000-0000-0000-0000-000000000000}" r:id="rId1" w:subsetted="0"/>
    <w:embedBold w:fontKey="{00000000-0000-0000-0000-000000000000}" r:id="rId2" w:subsetted="0"/>
  </w:font>
  <w:font w:name="La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 w:name="Cambria Math">
    <w:embedRegular w:fontKey="{00000000-0000-0000-0000-000000000000}" r:id="rId13" w:subsetted="0"/>
  </w:font>
  <w:font w:name="Open Sans">
    <w:embedRegular w:fontKey="{00000000-0000-0000-0000-000000000000}" r:id="rId14" w:subsetted="0"/>
    <w:embedBold w:fontKey="{00000000-0000-0000-0000-000000000000}" r:id="rId15" w:subsetted="0"/>
    <w:embedItalic w:fontKey="{00000000-0000-0000-0000-000000000000}" r:id="rId16" w:subsetted="0"/>
    <w:embedBoldItalic w:fontKey="{00000000-0000-0000-0000-000000000000}" r:id="rId1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AE42D5"/>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semiHidden w:val="1"/>
    <w:unhideWhenUsed w:val="1"/>
    <w:qFormat w:val="1"/>
    <w:rsid w:val="00B45C42"/>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link w:val="Heading3Char"/>
    <w:uiPriority w:val="9"/>
    <w:qFormat w:val="1"/>
    <w:rsid w:val="008F10C4"/>
    <w:pPr>
      <w:spacing w:after="100" w:afterAutospacing="1" w:before="100" w:beforeAutospacing="1" w:line="240" w:lineRule="auto"/>
      <w:outlineLvl w:val="2"/>
    </w:pPr>
    <w:rPr>
      <w:rFonts w:ascii="Times New Roman" w:cs="Times New Roman" w:eastAsia="Times New Roman" w:hAnsi="Times New Roman"/>
      <w:b w:val="1"/>
      <w:bCs w:val="1"/>
      <w:sz w:val="27"/>
      <w:szCs w:val="27"/>
      <w:lang w:eastAsia="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unhideWhenUsed w:val="1"/>
    <w:rsid w:val="008F10C4"/>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Strong">
    <w:name w:val="Strong"/>
    <w:basedOn w:val="DefaultParagraphFont"/>
    <w:uiPriority w:val="22"/>
    <w:qFormat w:val="1"/>
    <w:rsid w:val="008F10C4"/>
    <w:rPr>
      <w:b w:val="1"/>
      <w:bCs w:val="1"/>
    </w:rPr>
  </w:style>
  <w:style w:type="paragraph" w:styleId="ListParagraph">
    <w:name w:val="List Paragraph"/>
    <w:basedOn w:val="Normal"/>
    <w:uiPriority w:val="34"/>
    <w:qFormat w:val="1"/>
    <w:rsid w:val="008F10C4"/>
    <w:pPr>
      <w:ind w:left="720"/>
      <w:contextualSpacing w:val="1"/>
    </w:pPr>
  </w:style>
  <w:style w:type="character" w:styleId="HTMLCode">
    <w:name w:val="HTML Code"/>
    <w:basedOn w:val="DefaultParagraphFont"/>
    <w:uiPriority w:val="99"/>
    <w:semiHidden w:val="1"/>
    <w:unhideWhenUsed w:val="1"/>
    <w:rsid w:val="008F10C4"/>
    <w:rPr>
      <w:rFonts w:ascii="Courier New" w:cs="Courier New" w:eastAsia="Times New Roman" w:hAnsi="Courier New"/>
      <w:sz w:val="20"/>
      <w:szCs w:val="20"/>
    </w:rPr>
  </w:style>
  <w:style w:type="character" w:styleId="Heading3Char" w:customStyle="1">
    <w:name w:val="Heading 3 Char"/>
    <w:basedOn w:val="DefaultParagraphFont"/>
    <w:link w:val="Heading3"/>
    <w:uiPriority w:val="9"/>
    <w:rsid w:val="008F10C4"/>
    <w:rPr>
      <w:rFonts w:ascii="Times New Roman" w:cs="Times New Roman" w:eastAsia="Times New Roman" w:hAnsi="Times New Roman"/>
      <w:b w:val="1"/>
      <w:bCs w:val="1"/>
      <w:sz w:val="27"/>
      <w:szCs w:val="27"/>
      <w:lang w:eastAsia="en-IN"/>
    </w:rPr>
  </w:style>
  <w:style w:type="paragraph" w:styleId="HTMLPreformatted">
    <w:name w:val="HTML Preformatted"/>
    <w:basedOn w:val="Normal"/>
    <w:link w:val="HTMLPreformattedChar"/>
    <w:uiPriority w:val="99"/>
    <w:unhideWhenUsed w:val="1"/>
    <w:rsid w:val="00362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en-IN"/>
    </w:rPr>
  </w:style>
  <w:style w:type="character" w:styleId="HTMLPreformattedChar" w:customStyle="1">
    <w:name w:val="HTML Preformatted Char"/>
    <w:basedOn w:val="DefaultParagraphFont"/>
    <w:link w:val="HTMLPreformatted"/>
    <w:uiPriority w:val="99"/>
    <w:rsid w:val="0036218F"/>
    <w:rPr>
      <w:rFonts w:ascii="Courier New" w:cs="Courier New" w:eastAsia="Times New Roman" w:hAnsi="Courier New"/>
      <w:sz w:val="20"/>
      <w:szCs w:val="20"/>
      <w:lang w:eastAsia="en-IN"/>
    </w:rPr>
  </w:style>
  <w:style w:type="paragraph" w:styleId="responsive-tabslistitem" w:customStyle="1">
    <w:name w:val="responsive-tabs__list__item"/>
    <w:basedOn w:val="Normal"/>
    <w:rsid w:val="0036218F"/>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Heading1Char" w:customStyle="1">
    <w:name w:val="Heading 1 Char"/>
    <w:basedOn w:val="DefaultParagraphFont"/>
    <w:link w:val="Heading1"/>
    <w:uiPriority w:val="9"/>
    <w:rsid w:val="00AE42D5"/>
    <w:rPr>
      <w:rFonts w:asciiTheme="majorHAnsi" w:cstheme="majorBidi" w:eastAsiaTheme="majorEastAsia" w:hAnsiTheme="majorHAnsi"/>
      <w:color w:val="2f5496" w:themeColor="accent1" w:themeShade="0000BF"/>
      <w:sz w:val="32"/>
      <w:szCs w:val="32"/>
    </w:rPr>
  </w:style>
  <w:style w:type="paragraph" w:styleId="entry-meta" w:customStyle="1">
    <w:name w:val="entry-meta"/>
    <w:basedOn w:val="Normal"/>
    <w:rsid w:val="00AE42D5"/>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entry-author" w:customStyle="1">
    <w:name w:val="entry-author"/>
    <w:basedOn w:val="DefaultParagraphFont"/>
    <w:rsid w:val="00AE42D5"/>
  </w:style>
  <w:style w:type="character" w:styleId="Hyperlink">
    <w:name w:val="Hyperlink"/>
    <w:basedOn w:val="DefaultParagraphFont"/>
    <w:uiPriority w:val="99"/>
    <w:unhideWhenUsed w:val="1"/>
    <w:rsid w:val="00AE42D5"/>
    <w:rPr>
      <w:color w:val="0000ff"/>
      <w:u w:val="single"/>
    </w:rPr>
  </w:style>
  <w:style w:type="character" w:styleId="entry-author-name" w:customStyle="1">
    <w:name w:val="entry-author-name"/>
    <w:basedOn w:val="DefaultParagraphFont"/>
    <w:rsid w:val="00AE42D5"/>
  </w:style>
  <w:style w:type="character" w:styleId="Heading2Char" w:customStyle="1">
    <w:name w:val="Heading 2 Char"/>
    <w:basedOn w:val="DefaultParagraphFont"/>
    <w:link w:val="Heading2"/>
    <w:uiPriority w:val="9"/>
    <w:semiHidden w:val="1"/>
    <w:rsid w:val="00B45C42"/>
    <w:rPr>
      <w:rFonts w:asciiTheme="majorHAnsi" w:cstheme="majorBidi" w:eastAsiaTheme="majorEastAsia" w:hAnsiTheme="majorHAnsi"/>
      <w:color w:val="2f5496" w:themeColor="accent1" w:themeShade="0000BF"/>
      <w:sz w:val="26"/>
      <w:szCs w:val="26"/>
    </w:rPr>
  </w:style>
  <w:style w:type="character" w:styleId="identifier" w:customStyle="1">
    <w:name w:val="identifier"/>
    <w:basedOn w:val="DefaultParagraphFont"/>
    <w:rsid w:val="00B45C42"/>
  </w:style>
  <w:style w:type="character" w:styleId="paren" w:customStyle="1">
    <w:name w:val="paren"/>
    <w:basedOn w:val="DefaultParagraphFont"/>
    <w:rsid w:val="00B45C42"/>
  </w:style>
  <w:style w:type="character" w:styleId="string" w:customStyle="1">
    <w:name w:val="string"/>
    <w:basedOn w:val="DefaultParagraphFont"/>
    <w:rsid w:val="00B45C42"/>
  </w:style>
  <w:style w:type="character" w:styleId="keyword" w:customStyle="1">
    <w:name w:val="keyword"/>
    <w:basedOn w:val="DefaultParagraphFont"/>
    <w:rsid w:val="00B45C42"/>
  </w:style>
  <w:style w:type="character" w:styleId="comment" w:customStyle="1">
    <w:name w:val="comment"/>
    <w:basedOn w:val="DefaultParagraphFont"/>
    <w:rsid w:val="005446FB"/>
  </w:style>
  <w:style w:type="character" w:styleId="Emphasis">
    <w:name w:val="Emphasis"/>
    <w:basedOn w:val="DefaultParagraphFont"/>
    <w:uiPriority w:val="20"/>
    <w:qFormat w:val="1"/>
    <w:rsid w:val="005446FB"/>
    <w:rPr>
      <w:i w:val="1"/>
      <w:iCs w:val="1"/>
    </w:rPr>
  </w:style>
  <w:style w:type="character" w:styleId="operator" w:customStyle="1">
    <w:name w:val="operator"/>
    <w:basedOn w:val="DefaultParagraphFont"/>
    <w:rsid w:val="00945755"/>
  </w:style>
  <w:style w:type="character" w:styleId="literal" w:customStyle="1">
    <w:name w:val="literal"/>
    <w:basedOn w:val="DefaultParagraphFont"/>
    <w:rsid w:val="00945755"/>
  </w:style>
  <w:style w:type="character" w:styleId="pun" w:customStyle="1">
    <w:name w:val="pun"/>
    <w:basedOn w:val="DefaultParagraphFont"/>
    <w:rsid w:val="009051FE"/>
  </w:style>
  <w:style w:type="character" w:styleId="pln" w:customStyle="1">
    <w:name w:val="pln"/>
    <w:basedOn w:val="DefaultParagraphFont"/>
    <w:rsid w:val="009051FE"/>
  </w:style>
  <w:style w:type="character" w:styleId="lit" w:customStyle="1">
    <w:name w:val="lit"/>
    <w:basedOn w:val="DefaultParagraphFont"/>
    <w:rsid w:val="009051FE"/>
  </w:style>
  <w:style w:type="character" w:styleId="kwd" w:customStyle="1">
    <w:name w:val="kwd"/>
    <w:basedOn w:val="DefaultParagraphFont"/>
    <w:rsid w:val="00C548B6"/>
  </w:style>
  <w:style w:type="character" w:styleId="UnresolvedMention">
    <w:name w:val="Unresolved Mention"/>
    <w:basedOn w:val="DefaultParagraphFont"/>
    <w:uiPriority w:val="99"/>
    <w:semiHidden w:val="1"/>
    <w:unhideWhenUsed w:val="1"/>
    <w:rsid w:val="00C548B6"/>
    <w:rPr>
      <w:color w:val="605e5c"/>
      <w:shd w:color="auto" w:fill="e1dfdd" w:val="clear"/>
    </w:rPr>
  </w:style>
  <w:style w:type="character" w:styleId="mathjaxerror" w:customStyle="1">
    <w:name w:val="mathjax_error"/>
    <w:basedOn w:val="DefaultParagraphFont"/>
    <w:rsid w:val="003F50BF"/>
  </w:style>
  <w:style w:type="character" w:styleId="mjxassistivemathml" w:customStyle="1">
    <w:name w:val="mjx_assistive_mathml"/>
    <w:basedOn w:val="DefaultParagraphFont"/>
    <w:rsid w:val="003F50BF"/>
  </w:style>
  <w:style w:type="character" w:styleId="hljs-number" w:customStyle="1">
    <w:name w:val="hljs-number"/>
    <w:basedOn w:val="DefaultParagraphFont"/>
    <w:rsid w:val="003F50BF"/>
  </w:style>
  <w:style w:type="character" w:styleId="hljs-string" w:customStyle="1">
    <w:name w:val="hljs-string"/>
    <w:basedOn w:val="DefaultParagraphFont"/>
    <w:rsid w:val="003F50BF"/>
  </w:style>
  <w:style w:type="character" w:styleId="co" w:customStyle="1">
    <w:name w:val="co"/>
    <w:basedOn w:val="DefaultParagraphFont"/>
    <w:rsid w:val="009918F1"/>
  </w:style>
  <w:style w:type="character" w:styleId="kw" w:customStyle="1">
    <w:name w:val="kw"/>
    <w:basedOn w:val="DefaultParagraphFont"/>
    <w:rsid w:val="009918F1"/>
  </w:style>
  <w:style w:type="character" w:styleId="hljs-comment" w:customStyle="1">
    <w:name w:val="hljs-comment"/>
    <w:basedOn w:val="DefaultParagraphFont"/>
    <w:rsid w:val="00630B1B"/>
  </w:style>
  <w:style w:type="character" w:styleId="hljs-literal" w:customStyle="1">
    <w:name w:val="hljs-literal"/>
    <w:basedOn w:val="DefaultParagraphFont"/>
    <w:rsid w:val="00630B1B"/>
  </w:style>
  <w:style w:type="character" w:styleId="dv" w:customStyle="1">
    <w:name w:val="dv"/>
    <w:basedOn w:val="DefaultParagraphFont"/>
    <w:rsid w:val="001C0FE4"/>
  </w:style>
  <w:style w:type="character" w:styleId="dt" w:customStyle="1">
    <w:name w:val="dt"/>
    <w:basedOn w:val="DefaultParagraphFont"/>
    <w:rsid w:val="001C0FE4"/>
  </w:style>
  <w:style w:type="character" w:styleId="op" w:customStyle="1">
    <w:name w:val="op"/>
    <w:basedOn w:val="DefaultParagraphFont"/>
    <w:rsid w:val="001C0FE4"/>
  </w:style>
  <w:style w:type="character" w:styleId="st" w:customStyle="1">
    <w:name w:val="st"/>
    <w:basedOn w:val="DefaultParagraphFont"/>
    <w:rsid w:val="001C0FE4"/>
  </w:style>
  <w:style w:type="character" w:styleId="hl" w:customStyle="1">
    <w:name w:val="hl"/>
    <w:basedOn w:val="DefaultParagraphFont"/>
    <w:rsid w:val="00A141F9"/>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Normal_distribution" TargetMode="External"/><Relationship Id="rId11" Type="http://schemas.openxmlformats.org/officeDocument/2006/relationships/hyperlink" Target="https://www.investopedia.com/terms/p/positive-correlation.asp" TargetMode="External"/><Relationship Id="rId10" Type="http://schemas.openxmlformats.org/officeDocument/2006/relationships/hyperlink" Target="https://www.geeksforgeeks.org/introduction-to-r-programming-language/" TargetMode="External"/><Relationship Id="rId13" Type="http://schemas.openxmlformats.org/officeDocument/2006/relationships/image" Target="media/image1.png"/><Relationship Id="rId12" Type="http://schemas.openxmlformats.org/officeDocument/2006/relationships/hyperlink" Target="https://www.investopedia.com/terms/n/negative-correlation.as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eeksforgeeks.org/mathematics-covariance-and-correlation/" TargetMode="External"/><Relationship Id="rId15" Type="http://schemas.openxmlformats.org/officeDocument/2006/relationships/hyperlink" Target="https://en.wikipedia.org/wiki/Cumulative_distribution_function" TargetMode="External"/><Relationship Id="rId14" Type="http://schemas.openxmlformats.org/officeDocument/2006/relationships/hyperlink" Target="https://en.wikipedia.org/wiki/Probability_mass_function" TargetMode="External"/><Relationship Id="rId17" Type="http://schemas.openxmlformats.org/officeDocument/2006/relationships/hyperlink" Target="https://en.wikipedia.org/wiki/Poisson_distribution" TargetMode="External"/><Relationship Id="rId16" Type="http://schemas.openxmlformats.org/officeDocument/2006/relationships/hyperlink" Target="https://en.wikipedia.org/wiki/Binomial_distribution" TargetMode="External"/><Relationship Id="rId5" Type="http://schemas.openxmlformats.org/officeDocument/2006/relationships/styles" Target="styles.xml"/><Relationship Id="rId19" Type="http://schemas.openxmlformats.org/officeDocument/2006/relationships/hyperlink" Target="https://en.wikipedia.org/wiki/Probability_density_function" TargetMode="External"/><Relationship Id="rId6" Type="http://schemas.openxmlformats.org/officeDocument/2006/relationships/customXml" Target="../customXML/item1.xml"/><Relationship Id="rId18" Type="http://schemas.openxmlformats.org/officeDocument/2006/relationships/hyperlink" Target="http://stattrek.com/probability-distributions/discrete-continuous.aspx?Tutorial=Stat" TargetMode="External"/><Relationship Id="rId7" Type="http://schemas.openxmlformats.org/officeDocument/2006/relationships/hyperlink" Target="https://stat.ethz.ch/R-manual/R-devel/library/datasets/html/00Index.html" TargetMode="External"/><Relationship Id="rId8" Type="http://schemas.openxmlformats.org/officeDocument/2006/relationships/hyperlink" Target="https://www.geeksforgeeks.org/mathematics-covariance-and-correlation/"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NotoSansSymbols-regular.ttf"/><Relationship Id="rId10" Type="http://schemas.openxmlformats.org/officeDocument/2006/relationships/font" Target="fonts/HelveticaNeue-boldItalic.ttf"/><Relationship Id="rId13" Type="http://schemas.openxmlformats.org/officeDocument/2006/relationships/font" Target="fonts/CambriaMath-regular.ttf"/><Relationship Id="rId12" Type="http://schemas.openxmlformats.org/officeDocument/2006/relationships/font" Target="fonts/NotoSansSymbols-bold.ttf"/><Relationship Id="rId1" Type="http://schemas.openxmlformats.org/officeDocument/2006/relationships/font" Target="fonts/Heebo-regular.ttf"/><Relationship Id="rId2" Type="http://schemas.openxmlformats.org/officeDocument/2006/relationships/font" Target="fonts/Heebo-bold.ttf"/><Relationship Id="rId3" Type="http://schemas.openxmlformats.org/officeDocument/2006/relationships/font" Target="fonts/Lato-regular.ttf"/><Relationship Id="rId4" Type="http://schemas.openxmlformats.org/officeDocument/2006/relationships/font" Target="fonts/Lato-bold.ttf"/><Relationship Id="rId9" Type="http://schemas.openxmlformats.org/officeDocument/2006/relationships/font" Target="fonts/HelveticaNeue-italic.ttf"/><Relationship Id="rId15" Type="http://schemas.openxmlformats.org/officeDocument/2006/relationships/font" Target="fonts/OpenSans-bold.ttf"/><Relationship Id="rId14" Type="http://schemas.openxmlformats.org/officeDocument/2006/relationships/font" Target="fonts/OpenSans-regular.ttf"/><Relationship Id="rId17" Type="http://schemas.openxmlformats.org/officeDocument/2006/relationships/font" Target="fonts/OpenSans-boldItalic.ttf"/><Relationship Id="rId16" Type="http://schemas.openxmlformats.org/officeDocument/2006/relationships/font" Target="fonts/OpenSans-italic.ttf"/><Relationship Id="rId5" Type="http://schemas.openxmlformats.org/officeDocument/2006/relationships/font" Target="fonts/Lato-italic.ttf"/><Relationship Id="rId6" Type="http://schemas.openxmlformats.org/officeDocument/2006/relationships/font" Target="fonts/Lato-boldItalic.ttf"/><Relationship Id="rId7" Type="http://schemas.openxmlformats.org/officeDocument/2006/relationships/font" Target="fonts/HelveticaNeue-regular.ttf"/><Relationship Id="rId8" Type="http://schemas.openxmlformats.org/officeDocument/2006/relationships/font" Target="fonts/HelveticaNeue-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Ou9w1OodWWwwHVNLt0UR27ZYBhA==">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2022-06-29T05:24:00Z</dcterms:created>
  <dc:creator>Gaurav Kulkarni</dc:creator>
</cp:coreProperties>
</file>