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1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single"/>
              <w:rPrChange w:author="Patel Yug" w:id="0" w:date="2023-12-13T15:20:35Z">
                <w:rPr>
                  <w:rFonts w:ascii="Times New Roman" w:cs="Times New Roman" w:eastAsia="Times New Roman" w:hAnsi="Times New Roman"/>
                  <w:b w:val="1"/>
                  <w:color w:val="000000"/>
                  <w:sz w:val="24"/>
                  <w:szCs w:val="24"/>
                </w:rPr>
              </w:rPrChange>
            </w:rPr>
          </w:pPr>
          <w:bookmarkStart w:colFirst="0" w:colLast="0" w:name="_heading=h.gjdgxs" w:id="0"/>
          <w:bookmarkEnd w:id="0"/>
          <w:sdt>
            <w:sdtPr>
              <w:tag w:val="goog_rdk_0"/>
            </w:sdtPr>
            <w:sdtContent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4"/>
                  <w:szCs w:val="24"/>
                  <w:u w:val="single"/>
                  <w:rtl w:val="0"/>
                  <w:rPrChange w:author="Patel Yug" w:id="0" w:date="2023-12-13T15:20:35Z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</w:rPr>
                  </w:rPrChange>
                </w:rPr>
                <w:t xml:space="preserve">PRACTICAL 4</w:t>
              </w:r>
            </w:sdtContent>
          </w:sdt>
        </w:p>
      </w:sdtContent>
    </w:sdt>
    <w:p w:rsidR="00000000" w:rsidDel="00000000" w:rsidP="00000000" w:rsidRDefault="00000000" w:rsidRPr="00000000" w14:paraId="0000000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Dataset: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Basketball data from March Madness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Download Link: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http://becomingvisual.com/rfundamentals/march_madness.csv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Data Dictionary:</w:t>
      </w:r>
    </w:p>
    <w:tbl>
      <w:tblPr>
        <w:tblStyle w:val="Table1"/>
        <w:tblW w:w="9012.0" w:type="dxa"/>
        <w:jc w:val="left"/>
        <w:tblInd w:w="-1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61"/>
        <w:gridCol w:w="6651"/>
        <w:tblGridChange w:id="0">
          <w:tblGrid>
            <w:gridCol w:w="2361"/>
            <w:gridCol w:w="6651"/>
          </w:tblGrid>
        </w:tblGridChange>
      </w:tblGrid>
      <w:tr>
        <w:trPr>
          <w:cantSplit w:val="0"/>
          <w:trHeight w:val="269" w:hRule="atLeast"/>
          <w:tblHeader w:val="1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Rank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Team Ranking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Previous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Previous Team Ranking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School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Name of the College or University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Conference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NCAA Conference (30 +)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Record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Overall Record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Neutral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Record with games in a neutral location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Home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6" w:val="single"/>
              <w:right w:color="000000" w:space="0" w:sz="0" w:val="nil"/>
            </w:tcBorders>
            <w:shd w:fill="ffffff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Record with games at home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dddddd" w:space="0" w:sz="6" w:val="single"/>
              <w:left w:color="000000" w:space="0" w:sz="0" w:val="nil"/>
              <w:bottom w:color="dddddd" w:space="0" w:sz="12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Non Div I</w:t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dddddd" w:space="0" w:sz="12" w:val="single"/>
              <w:right w:color="000000" w:space="0" w:sz="0" w:val="nil"/>
            </w:tcBorders>
            <w:shd w:fill="f8f8f8" w:val="clear"/>
            <w:tcMar>
              <w:top w:w="90.0" w:type="dxa"/>
              <w:left w:w="195.0" w:type="dxa"/>
              <w:bottom w:w="90.0" w:type="dxa"/>
              <w:right w:w="19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Record with non-divison 1 games</w:t>
            </w:r>
          </w:p>
        </w:tc>
      </w:tr>
    </w:tbl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Write a R script to do the following:</w:t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working directory – Hint: setwd()</w:t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sdt>
        <w:sdtPr>
          <w:tag w:val="goog_rdk_2"/>
        </w:sdtPr>
        <w:sdtContent>
          <w:tr>
            <w:trPr>
              <w:cantSplit w:val="0"/>
              <w:trHeight w:val="25814.580078125004" w:hRule="atLeast"/>
              <w:tblHeader w:val="0"/>
              <w:trPrChange w:author="viny khanvilkar" w:id="1" w:date="2023-01-09T04:19:34Z">
                <w:trPr>
                  <w:cantSplit w:val="0"/>
                  <w:trHeight w:val="4056" w:hRule="atLeast"/>
                  <w:tblHeader w:val="0"/>
                </w:trPr>
              </w:trPrChange>
            </w:trPr>
            <w:tc>
              <w:tcPr>
                <w:tcPrChange w:author="viny khanvilkar" w:id="1" w:date="2023-01-09T04:19:34Z">
                  <w:tcPr/>
                </w:tcPrChange>
              </w:tcPr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-144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Solution:</w:t>
                </w:r>
                <w:sdt>
                  <w:sdtPr>
                    <w:tag w:val="goog_rdk_3"/>
                  </w:sdtPr>
                  <w:sdtContent>
                    <w:ins w:author="viny khanvilkar" w:id="2" w:date="2023-01-09T04:19:11Z">
                      <w:r w:rsidDel="00000000" w:rsidR="00000000" w:rsidRPr="00000000">
                        <w:rPr>
                          <w:rFonts w:ascii="Times New Roman" w:cs="Times New Roman" w:eastAsia="Times New Roman" w:hAnsi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4"/>
                          <w:szCs w:val="24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5876925" cy="4102100"/>
                            <wp:effectExtent b="0" l="0" r="0" t="0"/>
                            <wp:docPr id="7" name="image5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5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6925" cy="41021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ins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3343275"/>
                      <wp:effectExtent b="0" l="0" r="0" t="0"/>
                      <wp:docPr id="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32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3343275"/>
                      <wp:effectExtent b="0" l="0" r="0" t="0"/>
                      <wp:docPr id="2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32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200" w:before="0" w:line="276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sdtContent>
      </w:sdt>
    </w:tbl>
    <w:p w:rsidR="00000000" w:rsidDel="00000000" w:rsidP="00000000" w:rsidRDefault="00000000" w:rsidRPr="00000000" w14:paraId="0000002A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csv file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View the file</w:t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number of rows and columns – Hint: dim()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columns names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Change column names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lowercase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so it is easier to use Hint: names(df_name) &lt;- tolower(names(df_name))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Explore the variable types. – Hint: str()</w:t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How many different conferences are there?</w:t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Let’s look at the difference in values of first two columns: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Compute a new vector called “diff” and calculate the difference in rank and previous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count and list of schools that changed 3 or more places Hint: create subset that satisfies criteria</w:t>
      </w:r>
    </w:p>
    <w:p w:rsidR="00000000" w:rsidDel="00000000" w:rsidP="00000000" w:rsidRDefault="00000000" w:rsidRPr="00000000" w14:paraId="000000C0">
      <w:pPr>
        <w:spacing w:after="0" w:line="240" w:lineRule="auto"/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spacing w:after="0" w:line="240" w:lineRule="auto"/>
        <w:ind w:left="108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ind w:left="108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ind w:left="108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ind w:left="108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GDP dataset and compute the difference in GDP between 2007 and 2017 for each country. </w:t>
      </w:r>
    </w:p>
    <w:p w:rsidR="00000000" w:rsidDel="00000000" w:rsidP="00000000" w:rsidRDefault="00000000" w:rsidRPr="00000000" w14:paraId="000000D5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8"/>
        <w:tblGridChange w:id="0">
          <w:tblGrid>
            <w:gridCol w:w="9468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1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943600" cy="3343275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114300" distT="114300" distL="114300" distR="114300">
          <wp:extent cx="1004888" cy="675284"/>
          <wp:effectExtent b="0" l="0" r="0" t="0"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4888" cy="6752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footer" Target="footer1.xml"/><Relationship Id="rId25" Type="http://schemas.openxmlformats.org/officeDocument/2006/relationships/header" Target="header3.xml"/><Relationship Id="rId28" Type="http://schemas.openxmlformats.org/officeDocument/2006/relationships/footer" Target="footer2.xml"/><Relationship Id="rId27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becomingvisual.com/rfundamentals/march_madness.csv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flg/Z1iYcCSLGZUdiFrLeFKZ8Q==">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